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66DA5F" w14:textId="77777777" w:rsidR="006E0F42" w:rsidRPr="00F249DC" w:rsidRDefault="006E0F42" w:rsidP="006E0F42">
      <w:pPr>
        <w:jc w:val="center"/>
        <w:rPr>
          <w:rFonts w:ascii="黑体" w:eastAsia="黑体" w:hAnsi="黑体"/>
          <w:color w:val="000000"/>
          <w:sz w:val="48"/>
          <w:szCs w:val="48"/>
        </w:rPr>
      </w:pPr>
      <w:r>
        <w:rPr>
          <w:rFonts w:ascii="黑体" w:eastAsia="黑体" w:hAnsi="黑体" w:hint="eastAsia"/>
          <w:color w:val="000000"/>
          <w:sz w:val="48"/>
          <w:szCs w:val="48"/>
        </w:rPr>
        <w:t>互联网</w:t>
      </w:r>
      <w:r>
        <w:rPr>
          <w:rFonts w:ascii="黑体" w:eastAsia="黑体" w:hAnsi="黑体"/>
          <w:color w:val="000000"/>
          <w:sz w:val="48"/>
          <w:szCs w:val="48"/>
        </w:rPr>
        <w:t>作战指挥系统</w:t>
      </w:r>
      <w:r w:rsidRPr="00F249DC">
        <w:rPr>
          <w:rFonts w:ascii="黑体" w:eastAsia="黑体" w:hAnsi="黑体" w:hint="eastAsia"/>
          <w:color w:val="000000"/>
          <w:sz w:val="48"/>
          <w:szCs w:val="48"/>
        </w:rPr>
        <w:t>的</w:t>
      </w:r>
      <w:r w:rsidRPr="00F249DC">
        <w:rPr>
          <w:rFonts w:ascii="黑体" w:eastAsia="黑体" w:hAnsi="黑体"/>
          <w:color w:val="000000"/>
          <w:sz w:val="48"/>
          <w:szCs w:val="48"/>
        </w:rPr>
        <w:t>设计与实现</w:t>
      </w:r>
    </w:p>
    <w:p w14:paraId="1BD42450" w14:textId="77777777" w:rsidR="006E0F42" w:rsidRPr="00952480" w:rsidRDefault="006E0F42" w:rsidP="006E0F42">
      <w:pPr>
        <w:rPr>
          <w:rFonts w:ascii="黑体" w:eastAsia="黑体" w:hAnsi="黑体"/>
          <w:color w:val="000000"/>
          <w:sz w:val="24"/>
        </w:rPr>
      </w:pPr>
    </w:p>
    <w:p w14:paraId="3481D493" w14:textId="77777777" w:rsidR="006E0F42" w:rsidRPr="00F249DC" w:rsidRDefault="006E0F42" w:rsidP="006E0F42">
      <w:pPr>
        <w:rPr>
          <w:rFonts w:ascii="宋体" w:hAnsi="宋体" w:cs="Arial"/>
          <w:color w:val="000000"/>
          <w:kern w:val="0"/>
          <w:sz w:val="24"/>
        </w:rPr>
      </w:pPr>
      <w:bookmarkStart w:id="0" w:name="_Toc292872375"/>
      <w:bookmarkStart w:id="1" w:name="_Toc292872868"/>
      <w:bookmarkStart w:id="2" w:name="_Toc292874055"/>
      <w:bookmarkStart w:id="3" w:name="_Toc292885391"/>
      <w:bookmarkStart w:id="4" w:name="_Toc292885589"/>
      <w:bookmarkStart w:id="5" w:name="_Toc292897143"/>
      <w:bookmarkStart w:id="6" w:name="_Toc293324742"/>
      <w:bookmarkStart w:id="7" w:name="_Toc293475453"/>
      <w:bookmarkStart w:id="8" w:name="_Toc293475904"/>
      <w:bookmarkStart w:id="9" w:name="_Toc293603960"/>
      <w:bookmarkStart w:id="10" w:name="_Toc293604090"/>
      <w:bookmarkStart w:id="11" w:name="_Toc293653220"/>
      <w:bookmarkStart w:id="12" w:name="_Toc293654372"/>
      <w:bookmarkStart w:id="13" w:name="_Toc293655212"/>
      <w:bookmarkStart w:id="14" w:name="_Toc324692952"/>
      <w:bookmarkStart w:id="15" w:name="_Toc325641092"/>
      <w:bookmarkStart w:id="16" w:name="_Toc325641958"/>
      <w:bookmarkStart w:id="17" w:name="_Toc325921969"/>
      <w:bookmarkStart w:id="18" w:name="_Toc326057913"/>
      <w:bookmarkStart w:id="19" w:name="_Toc326074697"/>
      <w:bookmarkStart w:id="20" w:name="_Toc326074850"/>
      <w:bookmarkStart w:id="21" w:name="_Toc326074981"/>
      <w:bookmarkStart w:id="22" w:name="_Toc326075304"/>
      <w:bookmarkStart w:id="23" w:name="_Toc326847647"/>
      <w:bookmarkStart w:id="24" w:name="_Toc326847971"/>
      <w:bookmarkStart w:id="25" w:name="_Toc326848234"/>
      <w:bookmarkStart w:id="26" w:name="_Toc326850735"/>
      <w:bookmarkStart w:id="27" w:name="_Toc326875461"/>
      <w:bookmarkStart w:id="28" w:name="_Toc356336377"/>
      <w:bookmarkStart w:id="29" w:name="_Toc356337263"/>
      <w:bookmarkStart w:id="30" w:name="_Toc356378575"/>
      <w:bookmarkStart w:id="31" w:name="_Toc356379943"/>
      <w:bookmarkStart w:id="32" w:name="_Toc356381674"/>
      <w:bookmarkStart w:id="33" w:name="_Toc356846127"/>
      <w:bookmarkStart w:id="34" w:name="_Toc356898150"/>
      <w:bookmarkStart w:id="35" w:name="_Toc356986681"/>
      <w:bookmarkStart w:id="36" w:name="_Toc356990795"/>
      <w:bookmarkStart w:id="37" w:name="_Toc420932602"/>
      <w:bookmarkStart w:id="38" w:name="_Toc420933101"/>
      <w:r w:rsidRPr="00F249DC">
        <w:rPr>
          <w:rStyle w:val="10"/>
          <w:rFonts w:ascii="黑体" w:eastAsia="黑体" w:hAnsi="黑体"/>
          <w:b w:val="0"/>
          <w:color w:val="000000"/>
          <w:sz w:val="24"/>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F249DC">
        <w:rPr>
          <w:rFonts w:eastAsia="黑体" w:hAnsi="黑体"/>
          <w:color w:val="000000"/>
          <w:kern w:val="0"/>
        </w:rPr>
        <w:t>：</w:t>
      </w:r>
      <w:r>
        <w:rPr>
          <w:rFonts w:ascii="宋体" w:hAnsi="宋体" w:cs="Arial" w:hint="eastAsia"/>
          <w:color w:val="000000"/>
          <w:kern w:val="0"/>
          <w:sz w:val="24"/>
        </w:rPr>
        <w:t>互联网</w:t>
      </w:r>
      <w:r>
        <w:rPr>
          <w:rFonts w:ascii="宋体" w:hAnsi="宋体" w:cs="Arial"/>
          <w:color w:val="000000"/>
          <w:kern w:val="0"/>
          <w:sz w:val="24"/>
        </w:rPr>
        <w:t>作战指挥</w:t>
      </w:r>
      <w:r w:rsidRPr="00F249DC">
        <w:rPr>
          <w:rFonts w:ascii="宋体" w:hAnsi="宋体" w:cs="Arial" w:hint="eastAsia"/>
          <w:color w:val="000000"/>
          <w:kern w:val="0"/>
          <w:sz w:val="24"/>
        </w:rPr>
        <w:t>系统的目标是</w:t>
      </w:r>
      <w:r>
        <w:rPr>
          <w:rFonts w:ascii="宋体" w:hAnsi="宋体" w:cs="Arial" w:hint="eastAsia"/>
          <w:color w:val="000000"/>
          <w:kern w:val="0"/>
          <w:sz w:val="24"/>
        </w:rPr>
        <w:t>丰富公安机关案件</w:t>
      </w:r>
      <w:r>
        <w:rPr>
          <w:rFonts w:ascii="宋体" w:hAnsi="宋体" w:cs="Arial"/>
          <w:color w:val="000000"/>
          <w:kern w:val="0"/>
          <w:sz w:val="24"/>
        </w:rPr>
        <w:t>侦破</w:t>
      </w:r>
      <w:r w:rsidRPr="00F249DC">
        <w:rPr>
          <w:rFonts w:ascii="宋体" w:hAnsi="宋体" w:cs="Arial" w:hint="eastAsia"/>
          <w:color w:val="000000"/>
          <w:kern w:val="0"/>
          <w:sz w:val="24"/>
        </w:rPr>
        <w:t>工作的</w:t>
      </w:r>
      <w:r>
        <w:rPr>
          <w:rFonts w:ascii="宋体" w:hAnsi="宋体" w:cs="Arial" w:hint="eastAsia"/>
          <w:color w:val="000000"/>
          <w:kern w:val="0"/>
          <w:sz w:val="24"/>
        </w:rPr>
        <w:t>手段</w:t>
      </w:r>
      <w:r w:rsidRPr="00F249DC">
        <w:rPr>
          <w:rFonts w:ascii="宋体" w:hAnsi="宋体" w:cs="Arial" w:hint="eastAsia"/>
          <w:color w:val="000000"/>
          <w:kern w:val="0"/>
          <w:sz w:val="24"/>
        </w:rPr>
        <w:t>，</w:t>
      </w:r>
      <w:r>
        <w:rPr>
          <w:rFonts w:ascii="宋体" w:hAnsi="宋体" w:cs="Arial" w:hint="eastAsia"/>
          <w:color w:val="000000"/>
          <w:kern w:val="0"/>
          <w:sz w:val="24"/>
        </w:rPr>
        <w:t>提高</w:t>
      </w:r>
      <w:r>
        <w:rPr>
          <w:rFonts w:ascii="宋体" w:hAnsi="宋体" w:cs="Arial"/>
          <w:color w:val="000000"/>
          <w:kern w:val="0"/>
          <w:sz w:val="24"/>
        </w:rPr>
        <w:t>侦破效率，降低侦破难度</w:t>
      </w:r>
      <w:r>
        <w:rPr>
          <w:rFonts w:ascii="宋体" w:hAnsi="宋体" w:cs="Arial" w:hint="eastAsia"/>
          <w:color w:val="000000"/>
          <w:kern w:val="0"/>
          <w:sz w:val="24"/>
        </w:rPr>
        <w:t>，</w:t>
      </w:r>
      <w:r>
        <w:rPr>
          <w:rFonts w:ascii="宋体" w:hAnsi="宋体" w:cs="Arial"/>
          <w:color w:val="000000"/>
          <w:kern w:val="0"/>
          <w:sz w:val="24"/>
        </w:rPr>
        <w:t>减少侦破时间。</w:t>
      </w:r>
      <w:r w:rsidRPr="00F249DC">
        <w:rPr>
          <w:rFonts w:ascii="宋体" w:hAnsi="宋体" w:cs="Arial" w:hint="eastAsia"/>
          <w:color w:val="000000"/>
          <w:kern w:val="0"/>
          <w:sz w:val="24"/>
        </w:rPr>
        <w:t>其中的关键问题是</w:t>
      </w:r>
      <w:r w:rsidRPr="00F249DC">
        <w:rPr>
          <w:rFonts w:ascii="宋体" w:hAnsi="宋体" w:cs="Arial"/>
          <w:color w:val="000000"/>
          <w:kern w:val="0"/>
          <w:sz w:val="24"/>
        </w:rPr>
        <w:t>简化</w:t>
      </w:r>
      <w:r>
        <w:rPr>
          <w:rFonts w:ascii="宋体" w:hAnsi="宋体" w:cs="Arial" w:hint="eastAsia"/>
          <w:color w:val="000000"/>
          <w:kern w:val="0"/>
          <w:sz w:val="24"/>
        </w:rPr>
        <w:t>人员</w:t>
      </w:r>
      <w:r>
        <w:rPr>
          <w:rFonts w:ascii="宋体" w:hAnsi="宋体" w:cs="Arial"/>
          <w:color w:val="000000"/>
          <w:kern w:val="0"/>
          <w:sz w:val="24"/>
        </w:rPr>
        <w:t>追踪流程中各环节的繁琐工作，减少人力、物力的投入，提高</w:t>
      </w:r>
      <w:r>
        <w:rPr>
          <w:rFonts w:ascii="宋体" w:hAnsi="宋体" w:cs="Arial" w:hint="eastAsia"/>
          <w:color w:val="000000"/>
          <w:kern w:val="0"/>
          <w:sz w:val="24"/>
        </w:rPr>
        <w:t>追踪</w:t>
      </w:r>
      <w:r w:rsidRPr="00F249DC">
        <w:rPr>
          <w:rFonts w:ascii="宋体" w:hAnsi="宋体" w:cs="Arial"/>
          <w:color w:val="000000"/>
          <w:kern w:val="0"/>
          <w:sz w:val="24"/>
        </w:rPr>
        <w:t>的准确性</w:t>
      </w:r>
      <w:r>
        <w:rPr>
          <w:rFonts w:ascii="宋体" w:hAnsi="宋体" w:cs="Arial" w:hint="eastAsia"/>
          <w:color w:val="000000"/>
          <w:kern w:val="0"/>
          <w:sz w:val="24"/>
        </w:rPr>
        <w:t>，</w:t>
      </w:r>
      <w:r>
        <w:rPr>
          <w:rFonts w:ascii="宋体" w:hAnsi="宋体" w:cs="Arial"/>
          <w:color w:val="000000"/>
          <w:kern w:val="0"/>
          <w:sz w:val="24"/>
        </w:rPr>
        <w:t>并提供</w:t>
      </w:r>
      <w:r>
        <w:rPr>
          <w:rFonts w:ascii="宋体" w:hAnsi="宋体" w:cs="Arial" w:hint="eastAsia"/>
          <w:color w:val="000000"/>
          <w:kern w:val="0"/>
          <w:sz w:val="24"/>
        </w:rPr>
        <w:t>数据</w:t>
      </w:r>
      <w:r>
        <w:rPr>
          <w:rFonts w:ascii="宋体" w:hAnsi="宋体" w:cs="Arial"/>
          <w:color w:val="000000"/>
          <w:kern w:val="0"/>
          <w:sz w:val="24"/>
        </w:rPr>
        <w:t>分析</w:t>
      </w:r>
      <w:r w:rsidRPr="00F249DC">
        <w:rPr>
          <w:rFonts w:ascii="宋体" w:hAnsi="宋体" w:cs="Arial" w:hint="eastAsia"/>
          <w:color w:val="000000"/>
          <w:kern w:val="0"/>
          <w:sz w:val="24"/>
        </w:rPr>
        <w:t>。系统采用</w:t>
      </w:r>
      <w:r w:rsidRPr="00F249DC">
        <w:rPr>
          <w:rFonts w:hint="eastAsia"/>
          <w:color w:val="000000"/>
          <w:kern w:val="0"/>
          <w:sz w:val="24"/>
        </w:rPr>
        <w:t>J2EE</w:t>
      </w:r>
      <w:r w:rsidRPr="00F249DC">
        <w:rPr>
          <w:rFonts w:ascii="宋体" w:hAnsi="宋体" w:cs="Arial" w:hint="eastAsia"/>
          <w:color w:val="000000"/>
          <w:kern w:val="0"/>
          <w:sz w:val="24"/>
        </w:rPr>
        <w:t>下的</w:t>
      </w:r>
      <w:r>
        <w:rPr>
          <w:color w:val="000000"/>
          <w:kern w:val="0"/>
          <w:sz w:val="24"/>
        </w:rPr>
        <w:t>Spring+Mybaits</w:t>
      </w:r>
      <w:r w:rsidRPr="00F249DC">
        <w:rPr>
          <w:rFonts w:ascii="宋体" w:hAnsi="宋体" w:cs="Arial"/>
          <w:color w:val="000000"/>
          <w:kern w:val="0"/>
          <w:sz w:val="24"/>
        </w:rPr>
        <w:t>架构，</w:t>
      </w:r>
      <w:r w:rsidRPr="00F249DC">
        <w:rPr>
          <w:rFonts w:ascii="宋体" w:hAnsi="宋体" w:cs="Arial" w:hint="eastAsia"/>
          <w:color w:val="000000"/>
          <w:kern w:val="0"/>
          <w:sz w:val="24"/>
        </w:rPr>
        <w:t>以</w:t>
      </w:r>
      <w:r w:rsidRPr="00F249DC">
        <w:rPr>
          <w:color w:val="000000"/>
          <w:kern w:val="0"/>
          <w:sz w:val="24"/>
        </w:rPr>
        <w:t>MySq</w:t>
      </w:r>
      <w:r w:rsidRPr="00F249DC">
        <w:rPr>
          <w:rFonts w:hint="eastAsia"/>
          <w:color w:val="000000"/>
          <w:kern w:val="0"/>
          <w:sz w:val="24"/>
        </w:rPr>
        <w:t>l</w:t>
      </w:r>
      <w:r w:rsidRPr="00F249DC">
        <w:rPr>
          <w:rFonts w:ascii="宋体" w:hAnsi="宋体" w:cs="Arial" w:hint="eastAsia"/>
          <w:color w:val="000000"/>
          <w:kern w:val="0"/>
          <w:sz w:val="24"/>
        </w:rPr>
        <w:t>为数据库，</w:t>
      </w:r>
      <w:r>
        <w:rPr>
          <w:rFonts w:ascii="宋体" w:hAnsi="宋体" w:cs="Arial" w:hint="eastAsia"/>
          <w:color w:val="000000"/>
          <w:kern w:val="0"/>
          <w:sz w:val="24"/>
        </w:rPr>
        <w:t>前端</w:t>
      </w:r>
      <w:r>
        <w:rPr>
          <w:rFonts w:ascii="宋体" w:hAnsi="宋体" w:cs="Arial"/>
          <w:color w:val="000000"/>
          <w:kern w:val="0"/>
          <w:sz w:val="24"/>
        </w:rPr>
        <w:t>采用百度提供的</w:t>
      </w:r>
      <w:r>
        <w:rPr>
          <w:rFonts w:ascii="宋体" w:hAnsi="宋体" w:cs="Arial" w:hint="eastAsia"/>
          <w:color w:val="000000"/>
          <w:kern w:val="0"/>
          <w:sz w:val="24"/>
        </w:rPr>
        <w:t>BaiduMap api</w:t>
      </w:r>
      <w:r w:rsidRPr="00F249DC">
        <w:rPr>
          <w:rFonts w:ascii="宋体" w:hAnsi="宋体" w:cs="Arial" w:hint="eastAsia"/>
          <w:color w:val="000000"/>
          <w:kern w:val="0"/>
          <w:sz w:val="24"/>
        </w:rPr>
        <w:t>在</w:t>
      </w:r>
      <w:r w:rsidRPr="00F249DC">
        <w:rPr>
          <w:color w:val="000000"/>
          <w:kern w:val="0"/>
          <w:sz w:val="24"/>
        </w:rPr>
        <w:t>B/S</w:t>
      </w:r>
      <w:r w:rsidRPr="00F249DC">
        <w:rPr>
          <w:rFonts w:ascii="宋体" w:hAnsi="宋体" w:cs="Arial"/>
          <w:color w:val="000000"/>
          <w:kern w:val="0"/>
          <w:sz w:val="24"/>
        </w:rPr>
        <w:t>模式</w:t>
      </w:r>
      <w:r w:rsidRPr="00F249DC">
        <w:rPr>
          <w:rFonts w:ascii="宋体" w:hAnsi="宋体" w:cs="Arial" w:hint="eastAsia"/>
          <w:color w:val="000000"/>
          <w:kern w:val="0"/>
          <w:sz w:val="24"/>
        </w:rPr>
        <w:t>实现了</w:t>
      </w:r>
      <w:r>
        <w:rPr>
          <w:rFonts w:ascii="宋体" w:hAnsi="宋体" w:cs="Arial" w:hint="eastAsia"/>
          <w:color w:val="000000"/>
          <w:kern w:val="0"/>
          <w:sz w:val="24"/>
        </w:rPr>
        <w:t>公安</w:t>
      </w:r>
      <w:r>
        <w:rPr>
          <w:rFonts w:ascii="宋体" w:hAnsi="宋体" w:cs="Arial"/>
          <w:color w:val="000000"/>
          <w:kern w:val="0"/>
          <w:sz w:val="24"/>
        </w:rPr>
        <w:t>干警</w:t>
      </w:r>
      <w:r w:rsidRPr="00F249DC">
        <w:rPr>
          <w:rFonts w:ascii="宋体" w:hAnsi="宋体" w:cs="Arial" w:hint="eastAsia"/>
          <w:color w:val="000000"/>
          <w:kern w:val="0"/>
          <w:sz w:val="24"/>
        </w:rPr>
        <w:t>在线</w:t>
      </w:r>
      <w:r>
        <w:rPr>
          <w:rFonts w:ascii="宋体" w:hAnsi="宋体" w:cs="Arial" w:hint="eastAsia"/>
          <w:color w:val="000000"/>
          <w:kern w:val="0"/>
          <w:sz w:val="24"/>
        </w:rPr>
        <w:t>地理位置展示</w:t>
      </w:r>
      <w:r w:rsidRPr="00F249DC">
        <w:rPr>
          <w:rFonts w:ascii="宋体" w:hAnsi="宋体" w:cs="Arial" w:hint="eastAsia"/>
          <w:color w:val="000000"/>
          <w:kern w:val="0"/>
          <w:sz w:val="24"/>
        </w:rPr>
        <w:t>、</w:t>
      </w:r>
      <w:r>
        <w:rPr>
          <w:rFonts w:ascii="宋体" w:hAnsi="宋体" w:cs="Arial" w:hint="eastAsia"/>
          <w:color w:val="000000"/>
          <w:kern w:val="0"/>
          <w:sz w:val="24"/>
        </w:rPr>
        <w:t>地理位置搜索</w:t>
      </w:r>
      <w:r w:rsidRPr="00F249DC">
        <w:rPr>
          <w:rFonts w:ascii="宋体" w:hAnsi="宋体" w:cs="Arial" w:hint="eastAsia"/>
          <w:color w:val="000000"/>
          <w:kern w:val="0"/>
          <w:sz w:val="24"/>
        </w:rPr>
        <w:t>、</w:t>
      </w:r>
      <w:r>
        <w:rPr>
          <w:rFonts w:ascii="宋体" w:hAnsi="宋体" w:cs="Arial" w:hint="eastAsia"/>
          <w:color w:val="000000"/>
          <w:kern w:val="0"/>
          <w:sz w:val="24"/>
        </w:rPr>
        <w:t>地理位置</w:t>
      </w:r>
      <w:r>
        <w:rPr>
          <w:rFonts w:ascii="宋体" w:hAnsi="宋体" w:cs="Arial"/>
          <w:color w:val="000000"/>
          <w:kern w:val="0"/>
          <w:sz w:val="24"/>
        </w:rPr>
        <w:t>告警</w:t>
      </w:r>
      <w:r w:rsidRPr="00F249DC">
        <w:rPr>
          <w:rFonts w:ascii="宋体" w:hAnsi="宋体" w:cs="Arial" w:hint="eastAsia"/>
          <w:color w:val="000000"/>
          <w:kern w:val="0"/>
          <w:sz w:val="24"/>
        </w:rPr>
        <w:t>等功能，可解决</w:t>
      </w:r>
      <w:r>
        <w:rPr>
          <w:rFonts w:ascii="宋体" w:hAnsi="宋体" w:cs="Arial" w:hint="eastAsia"/>
          <w:color w:val="000000"/>
          <w:kern w:val="0"/>
          <w:sz w:val="24"/>
        </w:rPr>
        <w:t>公安干警</w:t>
      </w:r>
      <w:r w:rsidRPr="00F249DC">
        <w:rPr>
          <w:rFonts w:ascii="宋体" w:hAnsi="宋体" w:cs="Arial" w:hint="eastAsia"/>
          <w:color w:val="000000"/>
          <w:kern w:val="0"/>
          <w:sz w:val="24"/>
        </w:rPr>
        <w:t>对</w:t>
      </w:r>
      <w:r>
        <w:rPr>
          <w:rFonts w:ascii="宋体" w:hAnsi="宋体" w:cs="Arial" w:hint="eastAsia"/>
          <w:color w:val="000000"/>
          <w:kern w:val="0"/>
          <w:sz w:val="24"/>
        </w:rPr>
        <w:t>犯罪</w:t>
      </w:r>
      <w:r>
        <w:rPr>
          <w:rFonts w:ascii="宋体" w:hAnsi="宋体" w:cs="Arial"/>
          <w:color w:val="000000"/>
          <w:kern w:val="0"/>
          <w:sz w:val="24"/>
        </w:rPr>
        <w:t>嫌疑人</w:t>
      </w:r>
      <w:r>
        <w:rPr>
          <w:rFonts w:ascii="宋体" w:hAnsi="宋体" w:cs="Arial" w:hint="eastAsia"/>
          <w:color w:val="000000"/>
          <w:kern w:val="0"/>
          <w:sz w:val="24"/>
        </w:rPr>
        <w:t>地理</w:t>
      </w:r>
      <w:r>
        <w:rPr>
          <w:rFonts w:ascii="宋体" w:hAnsi="宋体" w:cs="Arial"/>
          <w:color w:val="000000"/>
          <w:kern w:val="0"/>
          <w:sz w:val="24"/>
        </w:rPr>
        <w:t>信息资料进行保存</w:t>
      </w:r>
      <w:r>
        <w:rPr>
          <w:rFonts w:ascii="宋体" w:hAnsi="宋体" w:cs="Arial" w:hint="eastAsia"/>
          <w:color w:val="000000"/>
          <w:kern w:val="0"/>
          <w:sz w:val="24"/>
        </w:rPr>
        <w:t>、</w:t>
      </w:r>
      <w:r>
        <w:rPr>
          <w:rFonts w:ascii="宋体" w:hAnsi="宋体" w:cs="Arial"/>
          <w:color w:val="000000"/>
          <w:kern w:val="0"/>
          <w:sz w:val="24"/>
        </w:rPr>
        <w:t>修改</w:t>
      </w:r>
      <w:r>
        <w:rPr>
          <w:rFonts w:ascii="宋体" w:hAnsi="宋体" w:cs="Arial" w:hint="eastAsia"/>
          <w:color w:val="000000"/>
          <w:kern w:val="0"/>
          <w:sz w:val="24"/>
        </w:rPr>
        <w:t>、地图</w:t>
      </w:r>
      <w:r>
        <w:rPr>
          <w:rFonts w:ascii="宋体" w:hAnsi="宋体" w:cs="Arial"/>
          <w:color w:val="000000"/>
          <w:kern w:val="0"/>
          <w:sz w:val="24"/>
        </w:rPr>
        <w:t>界面展示、</w:t>
      </w:r>
      <w:r>
        <w:rPr>
          <w:rFonts w:ascii="宋体" w:hAnsi="宋体" w:cs="Arial" w:hint="eastAsia"/>
          <w:color w:val="000000"/>
          <w:kern w:val="0"/>
          <w:sz w:val="24"/>
        </w:rPr>
        <w:t>活动</w:t>
      </w:r>
      <w:r>
        <w:rPr>
          <w:rFonts w:ascii="宋体" w:hAnsi="宋体" w:cs="Arial"/>
          <w:color w:val="000000"/>
          <w:kern w:val="0"/>
          <w:sz w:val="24"/>
        </w:rPr>
        <w:t>轨迹展示、</w:t>
      </w:r>
      <w:r>
        <w:rPr>
          <w:rFonts w:ascii="宋体" w:hAnsi="宋体" w:cs="Arial" w:hint="eastAsia"/>
          <w:color w:val="000000"/>
          <w:kern w:val="0"/>
          <w:sz w:val="24"/>
        </w:rPr>
        <w:t>活动</w:t>
      </w:r>
      <w:r>
        <w:rPr>
          <w:rFonts w:ascii="宋体" w:hAnsi="宋体" w:cs="Arial"/>
          <w:color w:val="000000"/>
          <w:kern w:val="0"/>
          <w:sz w:val="24"/>
        </w:rPr>
        <w:t>轨迹分析，对重点分析人员进行告警条件设置并自动进行</w:t>
      </w:r>
      <w:r>
        <w:rPr>
          <w:rFonts w:ascii="宋体" w:hAnsi="宋体" w:cs="Arial" w:hint="eastAsia"/>
          <w:color w:val="000000"/>
          <w:kern w:val="0"/>
          <w:sz w:val="24"/>
        </w:rPr>
        <w:t>短信</w:t>
      </w:r>
      <w:r>
        <w:rPr>
          <w:rFonts w:ascii="宋体" w:hAnsi="宋体" w:cs="Arial"/>
          <w:color w:val="000000"/>
          <w:kern w:val="0"/>
          <w:sz w:val="24"/>
        </w:rPr>
        <w:t>推送</w:t>
      </w:r>
      <w:r>
        <w:rPr>
          <w:rFonts w:ascii="宋体" w:hAnsi="宋体" w:cs="Arial" w:hint="eastAsia"/>
          <w:color w:val="000000"/>
          <w:kern w:val="0"/>
          <w:sz w:val="24"/>
        </w:rPr>
        <w:t>等问题</w:t>
      </w:r>
      <w:r w:rsidRPr="00F249DC">
        <w:rPr>
          <w:rFonts w:ascii="宋体" w:hAnsi="宋体" w:cs="Arial" w:hint="eastAsia"/>
          <w:color w:val="000000"/>
          <w:kern w:val="0"/>
          <w:sz w:val="24"/>
        </w:rPr>
        <w:t>。经过测试，功能上正常流程完全可行，对非正常的操作也做了一定处理，对不可逆操作都有必要的提示；</w:t>
      </w:r>
      <w:r>
        <w:rPr>
          <w:rFonts w:ascii="宋体" w:hAnsi="宋体" w:cs="Arial" w:hint="eastAsia"/>
          <w:color w:val="000000"/>
          <w:kern w:val="0"/>
          <w:sz w:val="24"/>
        </w:rPr>
        <w:t>网页</w:t>
      </w:r>
      <w:r w:rsidRPr="00F249DC">
        <w:rPr>
          <w:rFonts w:ascii="宋体" w:hAnsi="宋体" w:cs="Arial" w:hint="eastAsia"/>
          <w:color w:val="000000"/>
          <w:kern w:val="0"/>
          <w:sz w:val="24"/>
        </w:rPr>
        <w:t>性能上能够满足</w:t>
      </w:r>
      <w:r>
        <w:rPr>
          <w:color w:val="000000"/>
          <w:kern w:val="0"/>
          <w:sz w:val="24"/>
        </w:rPr>
        <w:t>1000</w:t>
      </w:r>
      <w:r>
        <w:rPr>
          <w:rFonts w:ascii="宋体" w:hAnsi="宋体" w:cs="Arial" w:hint="eastAsia"/>
          <w:color w:val="000000"/>
          <w:kern w:val="0"/>
          <w:sz w:val="24"/>
        </w:rPr>
        <w:t>条地理</w:t>
      </w:r>
      <w:r>
        <w:rPr>
          <w:rFonts w:ascii="宋体" w:hAnsi="宋体" w:cs="Arial"/>
          <w:color w:val="000000"/>
          <w:kern w:val="0"/>
          <w:sz w:val="24"/>
        </w:rPr>
        <w:t>信息</w:t>
      </w:r>
      <w:r>
        <w:rPr>
          <w:rFonts w:ascii="宋体" w:hAnsi="宋体" w:cs="Arial" w:hint="eastAsia"/>
          <w:color w:val="000000"/>
          <w:kern w:val="0"/>
          <w:sz w:val="24"/>
        </w:rPr>
        <w:t>同时展示的要求，页面</w:t>
      </w:r>
      <w:r w:rsidRPr="00F249DC">
        <w:rPr>
          <w:rFonts w:ascii="宋体" w:hAnsi="宋体" w:cs="Arial" w:hint="eastAsia"/>
          <w:color w:val="000000"/>
          <w:kern w:val="0"/>
          <w:sz w:val="24"/>
        </w:rPr>
        <w:t>在</w:t>
      </w:r>
      <w:r w:rsidRPr="00F249DC">
        <w:rPr>
          <w:rFonts w:hint="eastAsia"/>
          <w:color w:val="000000"/>
          <w:kern w:val="0"/>
          <w:sz w:val="24"/>
        </w:rPr>
        <w:t>100</w:t>
      </w:r>
      <w:r>
        <w:rPr>
          <w:color w:val="000000"/>
          <w:kern w:val="0"/>
          <w:sz w:val="24"/>
        </w:rPr>
        <w:t>0</w:t>
      </w:r>
      <w:r>
        <w:rPr>
          <w:rFonts w:ascii="宋体" w:hAnsi="宋体" w:cs="Arial" w:hint="eastAsia"/>
          <w:color w:val="000000"/>
          <w:kern w:val="0"/>
          <w:sz w:val="24"/>
        </w:rPr>
        <w:t>条地理信息下的加载</w:t>
      </w:r>
      <w:r>
        <w:rPr>
          <w:rFonts w:ascii="宋体" w:hAnsi="宋体" w:cs="Arial"/>
          <w:color w:val="000000"/>
          <w:kern w:val="0"/>
          <w:sz w:val="24"/>
        </w:rPr>
        <w:t>渲染时间</w:t>
      </w:r>
      <w:r>
        <w:rPr>
          <w:rFonts w:ascii="宋体" w:hAnsi="宋体" w:cs="Arial" w:hint="eastAsia"/>
          <w:color w:val="000000"/>
          <w:kern w:val="0"/>
          <w:sz w:val="24"/>
        </w:rPr>
        <w:t>小于</w:t>
      </w:r>
      <w:r>
        <w:rPr>
          <w:rFonts w:hint="eastAsia"/>
          <w:color w:val="000000"/>
          <w:sz w:val="24"/>
        </w:rPr>
        <w:t>1</w:t>
      </w:r>
      <w:r>
        <w:rPr>
          <w:color w:val="000000"/>
          <w:sz w:val="24"/>
        </w:rPr>
        <w:t>s</w:t>
      </w:r>
      <w:r w:rsidRPr="00F249DC">
        <w:rPr>
          <w:rFonts w:ascii="宋体" w:hAnsi="宋体" w:cs="Arial" w:hint="eastAsia"/>
          <w:color w:val="000000"/>
          <w:kern w:val="0"/>
          <w:sz w:val="24"/>
        </w:rPr>
        <w:t>。</w:t>
      </w:r>
    </w:p>
    <w:p w14:paraId="73C4D820" w14:textId="72A79515" w:rsidR="006E0F42" w:rsidRPr="00F249DC" w:rsidRDefault="006E0F42" w:rsidP="006E0F42">
      <w:pPr>
        <w:pStyle w:val="af8"/>
        <w:spacing w:before="31" w:after="31" w:line="440" w:lineRule="exact"/>
        <w:ind w:leftChars="0" w:left="0"/>
        <w:rPr>
          <w:color w:val="000000"/>
        </w:rPr>
      </w:pPr>
      <w:r w:rsidRPr="00F249DC">
        <w:rPr>
          <w:rFonts w:eastAsia="黑体"/>
          <w:color w:val="000000"/>
        </w:rPr>
        <w:t>关键词：</w:t>
      </w:r>
      <w:r>
        <w:rPr>
          <w:rFonts w:eastAsia="黑体" w:hint="eastAsia"/>
          <w:color w:val="000000"/>
        </w:rPr>
        <w:t>地图</w:t>
      </w:r>
      <w:r w:rsidRPr="00F249DC">
        <w:rPr>
          <w:rFonts w:ascii="宋体" w:hAnsi="宋体" w:cs="Arial" w:hint="eastAsia"/>
          <w:color w:val="000000"/>
          <w:kern w:val="0"/>
        </w:rPr>
        <w:t xml:space="preserve">； </w:t>
      </w:r>
      <w:r>
        <w:rPr>
          <w:rFonts w:ascii="宋体" w:hAnsi="宋体" w:cs="Arial" w:hint="eastAsia"/>
          <w:color w:val="000000"/>
          <w:kern w:val="0"/>
        </w:rPr>
        <w:t>轨迹</w:t>
      </w:r>
      <w:r w:rsidRPr="00F249DC">
        <w:rPr>
          <w:rFonts w:ascii="宋体" w:hAnsi="宋体" w:cs="Arial" w:hint="eastAsia"/>
          <w:color w:val="000000"/>
          <w:kern w:val="0"/>
        </w:rPr>
        <w:t>；</w:t>
      </w:r>
      <w:r>
        <w:rPr>
          <w:rFonts w:ascii="宋体" w:hAnsi="宋体" w:cs="Arial" w:hint="eastAsia"/>
          <w:color w:val="000000"/>
          <w:kern w:val="0"/>
        </w:rPr>
        <w:t>短信推送</w:t>
      </w:r>
      <w:r w:rsidRPr="00F249DC">
        <w:rPr>
          <w:rFonts w:ascii="宋体" w:hAnsi="宋体" w:cs="Arial" w:hint="eastAsia"/>
          <w:color w:val="000000"/>
          <w:kern w:val="0"/>
        </w:rPr>
        <w:t>；</w:t>
      </w:r>
      <w:del w:id="39" w:author="wenshui guo" w:date="2015-06-08T21:22:00Z">
        <w:r w:rsidDel="0024409E">
          <w:rPr>
            <w:color w:val="000000"/>
            <w:kern w:val="0"/>
          </w:rPr>
          <w:delText>Spring, Mybaits</w:delText>
        </w:r>
      </w:del>
      <w:ins w:id="40" w:author="wenshui guo" w:date="2015-06-08T21:22:00Z">
        <w:r w:rsidR="0024409E">
          <w:rPr>
            <w:color w:val="000000"/>
            <w:kern w:val="0"/>
          </w:rPr>
          <w:t>BaiduMap</w:t>
        </w:r>
      </w:ins>
    </w:p>
    <w:p w14:paraId="61A443D3" w14:textId="77777777" w:rsidR="006E0F42" w:rsidRPr="00F249DC" w:rsidRDefault="006E0F42" w:rsidP="006E0F42">
      <w:pPr>
        <w:pStyle w:val="af8"/>
        <w:spacing w:before="31" w:after="31" w:line="440" w:lineRule="exact"/>
        <w:ind w:leftChars="0" w:left="0"/>
        <w:jc w:val="center"/>
        <w:rPr>
          <w:color w:val="000000"/>
        </w:rPr>
      </w:pPr>
      <w:r w:rsidRPr="00F249DC">
        <w:rPr>
          <w:color w:val="000000"/>
        </w:rPr>
        <w:br w:type="page"/>
      </w:r>
    </w:p>
    <w:p w14:paraId="75CAEDC2" w14:textId="77777777" w:rsidR="006E0F42" w:rsidRPr="00F249DC" w:rsidRDefault="006E0F42" w:rsidP="006E0F42">
      <w:pPr>
        <w:pStyle w:val="af8"/>
        <w:spacing w:before="31" w:after="31" w:line="440" w:lineRule="exact"/>
        <w:ind w:leftChars="0" w:left="0"/>
        <w:jc w:val="center"/>
        <w:rPr>
          <w:b/>
          <w:color w:val="000000"/>
          <w:sz w:val="36"/>
          <w:szCs w:val="36"/>
        </w:rPr>
      </w:pPr>
      <w:r w:rsidRPr="00F249DC">
        <w:rPr>
          <w:b/>
          <w:color w:val="000000"/>
          <w:sz w:val="36"/>
          <w:szCs w:val="36"/>
        </w:rPr>
        <w:lastRenderedPageBreak/>
        <w:t xml:space="preserve">The design and implementation of </w:t>
      </w:r>
      <w:r>
        <w:rPr>
          <w:b/>
          <w:color w:val="000000"/>
          <w:sz w:val="36"/>
          <w:szCs w:val="36"/>
        </w:rPr>
        <w:t>Internet</w:t>
      </w:r>
      <w:r w:rsidRPr="00F249DC">
        <w:rPr>
          <w:b/>
          <w:color w:val="000000"/>
          <w:sz w:val="36"/>
          <w:szCs w:val="36"/>
        </w:rPr>
        <w:t xml:space="preserve"> </w:t>
      </w:r>
      <w:r>
        <w:rPr>
          <w:b/>
          <w:color w:val="000000"/>
          <w:sz w:val="36"/>
          <w:szCs w:val="36"/>
        </w:rPr>
        <w:t>combat</w:t>
      </w:r>
    </w:p>
    <w:p w14:paraId="05103234" w14:textId="77777777" w:rsidR="006E0F42" w:rsidRPr="00F249DC" w:rsidRDefault="006E0F42" w:rsidP="006E0F42">
      <w:pPr>
        <w:pStyle w:val="af8"/>
        <w:spacing w:before="31" w:after="31" w:line="440" w:lineRule="exact"/>
        <w:ind w:leftChars="0" w:left="0"/>
        <w:jc w:val="center"/>
        <w:rPr>
          <w:b/>
          <w:color w:val="000000"/>
          <w:sz w:val="36"/>
          <w:szCs w:val="36"/>
        </w:rPr>
      </w:pPr>
      <w:r w:rsidRPr="00F249DC">
        <w:rPr>
          <w:b/>
          <w:color w:val="000000"/>
          <w:sz w:val="36"/>
          <w:szCs w:val="36"/>
        </w:rPr>
        <w:t xml:space="preserve"> </w:t>
      </w:r>
      <w:r>
        <w:rPr>
          <w:b/>
          <w:color w:val="000000"/>
          <w:sz w:val="36"/>
          <w:szCs w:val="36"/>
        </w:rPr>
        <w:t>command</w:t>
      </w:r>
      <w:r w:rsidRPr="00F249DC">
        <w:rPr>
          <w:b/>
          <w:color w:val="000000"/>
          <w:sz w:val="36"/>
          <w:szCs w:val="36"/>
        </w:rPr>
        <w:t xml:space="preserve"> system</w:t>
      </w:r>
    </w:p>
    <w:p w14:paraId="596298C8" w14:textId="77777777" w:rsidR="006E0F42" w:rsidRPr="00F249DC" w:rsidRDefault="006E0F42" w:rsidP="006E0F42">
      <w:pPr>
        <w:pStyle w:val="af8"/>
        <w:spacing w:before="31" w:after="31" w:line="440" w:lineRule="exact"/>
        <w:ind w:leftChars="0" w:left="0"/>
        <w:jc w:val="center"/>
        <w:rPr>
          <w:b/>
          <w:color w:val="000000"/>
          <w:sz w:val="36"/>
          <w:szCs w:val="36"/>
        </w:rPr>
      </w:pPr>
    </w:p>
    <w:p w14:paraId="368C0AB9" w14:textId="77777777" w:rsidR="006E0F42" w:rsidRPr="00F90499" w:rsidRDefault="006E0F42" w:rsidP="006E0F42">
      <w:pPr>
        <w:autoSpaceDE w:val="0"/>
        <w:autoSpaceDN w:val="0"/>
        <w:rPr>
          <w:rFonts w:eastAsia="黑体"/>
          <w:color w:val="000000"/>
          <w:kern w:val="0"/>
          <w:sz w:val="24"/>
        </w:rPr>
      </w:pPr>
      <w:bookmarkStart w:id="41" w:name="_Toc292872376"/>
      <w:bookmarkStart w:id="42" w:name="_Toc292872869"/>
      <w:bookmarkStart w:id="43" w:name="_Toc292874056"/>
      <w:r w:rsidRPr="00F249DC">
        <w:rPr>
          <w:b/>
          <w:bCs/>
          <w:color w:val="000000"/>
          <w:sz w:val="24"/>
        </w:rPr>
        <w:t>Abstract</w:t>
      </w:r>
      <w:bookmarkEnd w:id="41"/>
      <w:bookmarkEnd w:id="42"/>
      <w:bookmarkEnd w:id="43"/>
      <w:r w:rsidRPr="00F249DC">
        <w:rPr>
          <w:rFonts w:eastAsia="黑体"/>
          <w:b/>
          <w:color w:val="000000"/>
          <w:kern w:val="0"/>
          <w:sz w:val="24"/>
        </w:rPr>
        <w:t>：</w:t>
      </w:r>
      <w:r w:rsidRPr="00C60050">
        <w:rPr>
          <w:rFonts w:eastAsia="黑体"/>
          <w:color w:val="000000"/>
          <w:kern w:val="0"/>
          <w:sz w:val="24"/>
        </w:rPr>
        <w:t>Target Combat Command System of the Internet as a</w:t>
      </w:r>
      <w:bookmarkStart w:id="44" w:name="_GoBack"/>
      <w:bookmarkEnd w:id="44"/>
      <w:r w:rsidRPr="00C60050">
        <w:rPr>
          <w:rFonts w:eastAsia="黑体"/>
          <w:color w:val="000000"/>
          <w:kern w:val="0"/>
          <w:sz w:val="24"/>
        </w:rPr>
        <w:t xml:space="preserve"> means rich Cases by the Police detective work to improve the detection efficiency and reduce the difficulty of detection, reducing the detection time</w:t>
      </w:r>
      <w:r>
        <w:rPr>
          <w:rFonts w:eastAsia="黑体"/>
          <w:color w:val="000000"/>
          <w:kern w:val="0"/>
          <w:sz w:val="24"/>
        </w:rPr>
        <w:t>.</w:t>
      </w:r>
      <w:r w:rsidRPr="00C60050">
        <w:t xml:space="preserve"> </w:t>
      </w:r>
      <w:r w:rsidRPr="00C60050">
        <w:rPr>
          <w:rFonts w:eastAsia="黑体"/>
          <w:color w:val="000000"/>
          <w:kern w:val="0"/>
          <w:sz w:val="24"/>
        </w:rPr>
        <w:t>The key issue which is to simplify the tedious work of staff to track all aspects of the process, reduce manpower, material resources, improve tracking accuracy, and data analysis</w:t>
      </w:r>
      <w:r>
        <w:rPr>
          <w:rFonts w:eastAsia="黑体"/>
          <w:color w:val="000000"/>
          <w:kern w:val="0"/>
          <w:sz w:val="24"/>
        </w:rPr>
        <w:t>.</w:t>
      </w:r>
      <w:r w:rsidRPr="00287514">
        <w:t xml:space="preserve"> </w:t>
      </w:r>
      <w:r w:rsidRPr="00287514">
        <w:rPr>
          <w:rFonts w:eastAsia="黑体"/>
          <w:color w:val="000000"/>
          <w:kern w:val="0"/>
          <w:sz w:val="24"/>
        </w:rPr>
        <w:t>The system uses Spring + Mybaits under J2EE architecture to MySql database, front-end BaiduMap api Baidu provided in B / S mode to achieve the policemen online geographical locations, geographical search, location alarm functions, solve policemen suspects geographic information to save, modify, map interface display, active trace exhibitions, events trajectory analysis, analysis of key personnel set alarm conditions and automatically push messages and other issues</w:t>
      </w:r>
      <w:r>
        <w:rPr>
          <w:rFonts w:eastAsia="黑体"/>
          <w:color w:val="000000"/>
          <w:kern w:val="0"/>
          <w:sz w:val="24"/>
        </w:rPr>
        <w:t>.</w:t>
      </w:r>
      <w:r w:rsidRPr="00287514">
        <w:t xml:space="preserve"> </w:t>
      </w:r>
      <w:r w:rsidRPr="00287514">
        <w:rPr>
          <w:rFonts w:eastAsia="黑体"/>
          <w:color w:val="000000"/>
          <w:kern w:val="0"/>
          <w:sz w:val="24"/>
        </w:rPr>
        <w:t>After the testing, functional normal flow entirely feasible for non-normal operation is also made certain processed irreversible operation has the necessary tips</w:t>
      </w:r>
      <w:r>
        <w:rPr>
          <w:rFonts w:eastAsia="黑体"/>
          <w:color w:val="000000"/>
          <w:kern w:val="0"/>
          <w:sz w:val="24"/>
        </w:rPr>
        <w:t>;</w:t>
      </w:r>
      <w:r w:rsidRPr="00287514">
        <w:t xml:space="preserve"> </w:t>
      </w:r>
      <w:r w:rsidRPr="00287514">
        <w:rPr>
          <w:rFonts w:eastAsia="黑体"/>
          <w:color w:val="000000"/>
          <w:kern w:val="0"/>
          <w:sz w:val="24"/>
        </w:rPr>
        <w:t>On page 1000 performance to meet the requirements of geographic information at the same time show the page at 1000 GIS rendering load time of less than 1s.</w:t>
      </w:r>
    </w:p>
    <w:p w14:paraId="35841B6C" w14:textId="59BAC4A7" w:rsidR="006E0F42" w:rsidRPr="00F249DC" w:rsidRDefault="006E0F42" w:rsidP="006E0F42">
      <w:pPr>
        <w:pStyle w:val="af8"/>
        <w:spacing w:before="31" w:after="31" w:line="440" w:lineRule="exact"/>
        <w:ind w:leftChars="0" w:left="299" w:hanging="299"/>
        <w:rPr>
          <w:rFonts w:eastAsia="黑体"/>
          <w:color w:val="000000"/>
        </w:rPr>
      </w:pPr>
      <w:r w:rsidRPr="00F249DC">
        <w:rPr>
          <w:rFonts w:eastAsia="黑体"/>
          <w:b/>
          <w:color w:val="000000"/>
        </w:rPr>
        <w:t>Key words:</w:t>
      </w:r>
      <w:r w:rsidRPr="00F249DC">
        <w:rPr>
          <w:rFonts w:ascii="Tahoma" w:hAnsi="Tahoma" w:cs="Tahoma"/>
          <w:color w:val="000000"/>
          <w:sz w:val="21"/>
          <w:szCs w:val="21"/>
        </w:rPr>
        <w:t xml:space="preserve"> </w:t>
      </w:r>
      <w:r>
        <w:rPr>
          <w:rFonts w:eastAsia="黑体"/>
          <w:color w:val="000000"/>
        </w:rPr>
        <w:t>map</w:t>
      </w:r>
      <w:r>
        <w:rPr>
          <w:rFonts w:eastAsia="黑体" w:hint="eastAsia"/>
          <w:color w:val="000000"/>
        </w:rPr>
        <w:t>，</w:t>
      </w:r>
      <w:r>
        <w:rPr>
          <w:rFonts w:eastAsia="黑体"/>
          <w:color w:val="000000"/>
        </w:rPr>
        <w:t>locus</w:t>
      </w:r>
      <w:r>
        <w:rPr>
          <w:rFonts w:eastAsia="黑体" w:hint="eastAsia"/>
          <w:color w:val="000000"/>
        </w:rPr>
        <w:t>，</w:t>
      </w:r>
      <w:r>
        <w:rPr>
          <w:rFonts w:eastAsia="黑体"/>
          <w:color w:val="000000"/>
        </w:rPr>
        <w:t>SMS push</w:t>
      </w:r>
      <w:r>
        <w:rPr>
          <w:rFonts w:eastAsia="黑体" w:hint="eastAsia"/>
          <w:color w:val="000000"/>
        </w:rPr>
        <w:t>，</w:t>
      </w:r>
      <w:ins w:id="45" w:author="wenshui guo" w:date="2015-06-08T21:23:00Z">
        <w:r w:rsidR="0024409E">
          <w:rPr>
            <w:color w:val="000000"/>
            <w:kern w:val="0"/>
          </w:rPr>
          <w:t>BaiduMap</w:t>
        </w:r>
      </w:ins>
      <w:del w:id="46" w:author="wenshui guo" w:date="2015-06-08T21:23:00Z">
        <w:r w:rsidDel="0024409E">
          <w:rPr>
            <w:color w:val="000000"/>
            <w:kern w:val="0"/>
          </w:rPr>
          <w:delText>Spring, Mybaits</w:delText>
        </w:r>
      </w:del>
    </w:p>
    <w:p w14:paraId="281CCB43" w14:textId="77777777" w:rsidR="006E0F42" w:rsidRPr="00F249DC" w:rsidRDefault="006E0F42" w:rsidP="006E0F42">
      <w:pPr>
        <w:pStyle w:val="af8"/>
        <w:spacing w:before="31" w:after="31" w:line="440" w:lineRule="exact"/>
        <w:ind w:leftChars="0" w:left="299" w:hanging="299"/>
        <w:rPr>
          <w:rFonts w:eastAsia="黑体"/>
          <w:color w:val="000000"/>
        </w:rPr>
      </w:pPr>
    </w:p>
    <w:p w14:paraId="6C8B510D" w14:textId="77777777" w:rsidR="006E0F42" w:rsidRDefault="006E0F42" w:rsidP="00922420">
      <w:pPr>
        <w:adjustRightInd w:val="0"/>
        <w:snapToGrid w:val="0"/>
        <w:spacing w:line="440" w:lineRule="exact"/>
        <w:jc w:val="center"/>
        <w:rPr>
          <w:color w:val="000000"/>
          <w:sz w:val="24"/>
        </w:rPr>
      </w:pPr>
    </w:p>
    <w:p w14:paraId="77643594" w14:textId="77777777" w:rsidR="00925B9C" w:rsidRDefault="00925B9C" w:rsidP="00922420">
      <w:pPr>
        <w:adjustRightInd w:val="0"/>
        <w:snapToGrid w:val="0"/>
        <w:spacing w:line="440" w:lineRule="exact"/>
        <w:jc w:val="center"/>
        <w:rPr>
          <w:rFonts w:ascii="黑体" w:eastAsia="黑体" w:hAnsi="黑体"/>
          <w:smallCaps/>
          <w:sz w:val="36"/>
          <w:szCs w:val="36"/>
        </w:rPr>
      </w:pPr>
    </w:p>
    <w:p w14:paraId="0C247F7E"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F3BB972"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1463EDA" w14:textId="77777777" w:rsidR="006E0F42" w:rsidRDefault="006E0F42" w:rsidP="00922420">
      <w:pPr>
        <w:adjustRightInd w:val="0"/>
        <w:snapToGrid w:val="0"/>
        <w:spacing w:line="440" w:lineRule="exact"/>
        <w:jc w:val="center"/>
        <w:rPr>
          <w:rFonts w:ascii="黑体" w:eastAsia="黑体" w:hAnsi="黑体"/>
          <w:smallCaps/>
          <w:sz w:val="36"/>
          <w:szCs w:val="36"/>
        </w:rPr>
      </w:pPr>
    </w:p>
    <w:p w14:paraId="5EE61586" w14:textId="77777777" w:rsidR="006E0F42" w:rsidRDefault="006E0F42" w:rsidP="00922420">
      <w:pPr>
        <w:adjustRightInd w:val="0"/>
        <w:snapToGrid w:val="0"/>
        <w:spacing w:line="440" w:lineRule="exact"/>
        <w:jc w:val="center"/>
        <w:rPr>
          <w:rFonts w:ascii="黑体" w:eastAsia="黑体" w:hAnsi="黑体"/>
          <w:smallCaps/>
          <w:sz w:val="36"/>
          <w:szCs w:val="36"/>
        </w:rPr>
      </w:pPr>
    </w:p>
    <w:p w14:paraId="3BD497D6"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5D1C4A2" w14:textId="77777777" w:rsidR="006E0F42" w:rsidRDefault="006E0F42" w:rsidP="00922420">
      <w:pPr>
        <w:adjustRightInd w:val="0"/>
        <w:snapToGrid w:val="0"/>
        <w:spacing w:line="440" w:lineRule="exact"/>
        <w:jc w:val="center"/>
        <w:rPr>
          <w:rFonts w:ascii="黑体" w:eastAsia="黑体" w:hAnsi="黑体"/>
          <w:smallCaps/>
          <w:sz w:val="36"/>
          <w:szCs w:val="36"/>
        </w:rPr>
      </w:pPr>
    </w:p>
    <w:p w14:paraId="3B71572A" w14:textId="77777777" w:rsidR="006E0F42" w:rsidRDefault="006E0F42" w:rsidP="00922420">
      <w:pPr>
        <w:adjustRightInd w:val="0"/>
        <w:snapToGrid w:val="0"/>
        <w:spacing w:line="440" w:lineRule="exact"/>
        <w:jc w:val="center"/>
        <w:rPr>
          <w:rFonts w:ascii="黑体" w:eastAsia="黑体" w:hAnsi="黑体"/>
          <w:smallCaps/>
          <w:sz w:val="36"/>
          <w:szCs w:val="36"/>
        </w:rPr>
      </w:pPr>
    </w:p>
    <w:p w14:paraId="0629B7B5" w14:textId="77777777" w:rsidR="006E0F42" w:rsidRDefault="006E0F42" w:rsidP="00922420">
      <w:pPr>
        <w:adjustRightInd w:val="0"/>
        <w:snapToGrid w:val="0"/>
        <w:spacing w:line="440" w:lineRule="exact"/>
        <w:jc w:val="center"/>
        <w:rPr>
          <w:rFonts w:ascii="黑体" w:eastAsia="黑体" w:hAnsi="黑体"/>
          <w:smallCaps/>
          <w:sz w:val="36"/>
          <w:szCs w:val="36"/>
        </w:rPr>
      </w:pPr>
    </w:p>
    <w:p w14:paraId="0CD6EDE4" w14:textId="77777777" w:rsidR="00925B9C" w:rsidRDefault="00925B9C" w:rsidP="00922420">
      <w:pPr>
        <w:adjustRightInd w:val="0"/>
        <w:snapToGrid w:val="0"/>
        <w:spacing w:line="440" w:lineRule="exact"/>
        <w:jc w:val="center"/>
        <w:rPr>
          <w:rFonts w:ascii="黑体" w:eastAsia="黑体" w:hAnsi="黑体"/>
          <w:smallCaps/>
          <w:sz w:val="36"/>
          <w:szCs w:val="36"/>
        </w:rPr>
      </w:pPr>
    </w:p>
    <w:sdt>
      <w:sdtPr>
        <w:rPr>
          <w:rFonts w:ascii="Times New Roman" w:hAnsi="Times New Roman"/>
          <w:b w:val="0"/>
          <w:bCs w:val="0"/>
          <w:color w:val="auto"/>
          <w:kern w:val="2"/>
          <w:sz w:val="21"/>
          <w:szCs w:val="24"/>
          <w:lang w:val="zh-CN"/>
        </w:rPr>
        <w:id w:val="907964849"/>
        <w:docPartObj>
          <w:docPartGallery w:val="Table of Contents"/>
          <w:docPartUnique/>
        </w:docPartObj>
      </w:sdtPr>
      <w:sdtEndPr/>
      <w:sdtContent>
        <w:p w14:paraId="0641EC33" w14:textId="3DF92BBA" w:rsidR="00925B9C" w:rsidRDefault="00925B9C">
          <w:pPr>
            <w:pStyle w:val="TOC"/>
          </w:pPr>
          <w:r>
            <w:rPr>
              <w:lang w:val="zh-CN"/>
            </w:rPr>
            <w:t>目录</w:t>
          </w:r>
        </w:p>
        <w:p w14:paraId="51B08C7C" w14:textId="77777777" w:rsidR="00925B9C" w:rsidRDefault="00925B9C">
          <w:pPr>
            <w:pStyle w:val="11"/>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420933101" w:history="1">
            <w:r w:rsidRPr="007F6FD9">
              <w:rPr>
                <w:rStyle w:val="a7"/>
                <w:rFonts w:ascii="黑体" w:eastAsia="黑体" w:hAnsi="黑体" w:hint="eastAsia"/>
                <w:noProof/>
              </w:rPr>
              <w:t>摘要</w:t>
            </w:r>
            <w:r>
              <w:rPr>
                <w:noProof/>
                <w:webHidden/>
              </w:rPr>
              <w:tab/>
            </w:r>
            <w:r>
              <w:rPr>
                <w:noProof/>
                <w:webHidden/>
              </w:rPr>
              <w:fldChar w:fldCharType="begin"/>
            </w:r>
            <w:r>
              <w:rPr>
                <w:noProof/>
                <w:webHidden/>
              </w:rPr>
              <w:instrText xml:space="preserve"> PAGEREF _Toc420933101 \h </w:instrText>
            </w:r>
            <w:r>
              <w:rPr>
                <w:noProof/>
                <w:webHidden/>
              </w:rPr>
            </w:r>
            <w:r>
              <w:rPr>
                <w:noProof/>
                <w:webHidden/>
              </w:rPr>
              <w:fldChar w:fldCharType="separate"/>
            </w:r>
            <w:r w:rsidR="00EA5130">
              <w:rPr>
                <w:noProof/>
                <w:webHidden/>
              </w:rPr>
              <w:t>1</w:t>
            </w:r>
            <w:r>
              <w:rPr>
                <w:noProof/>
                <w:webHidden/>
              </w:rPr>
              <w:fldChar w:fldCharType="end"/>
            </w:r>
          </w:hyperlink>
        </w:p>
        <w:p w14:paraId="7D0A512D" w14:textId="77777777" w:rsidR="00925B9C" w:rsidRDefault="0024409E">
          <w:pPr>
            <w:pStyle w:val="11"/>
            <w:rPr>
              <w:rFonts w:asciiTheme="minorHAnsi" w:eastAsiaTheme="minorEastAsia" w:hAnsiTheme="minorHAnsi" w:cstheme="minorBidi"/>
              <w:b w:val="0"/>
              <w:bCs w:val="0"/>
              <w:caps w:val="0"/>
              <w:noProof/>
              <w:sz w:val="21"/>
              <w:szCs w:val="22"/>
            </w:rPr>
          </w:pPr>
          <w:hyperlink w:anchor="_Toc420933102" w:history="1">
            <w:r w:rsidR="00925B9C" w:rsidRPr="007F6FD9">
              <w:rPr>
                <w:rStyle w:val="a7"/>
                <w:rFonts w:ascii="黑体" w:eastAsia="黑体" w:hAnsi="黑体" w:hint="eastAsia"/>
                <w:noProof/>
              </w:rPr>
              <w:t>第一章</w:t>
            </w:r>
            <w:r w:rsidR="00925B9C" w:rsidRPr="007F6FD9">
              <w:rPr>
                <w:rStyle w:val="a7"/>
                <w:rFonts w:ascii="黑体" w:eastAsia="黑体" w:hAnsi="黑体"/>
                <w:noProof/>
              </w:rPr>
              <w:t xml:space="preserve"> </w:t>
            </w:r>
            <w:r w:rsidR="00925B9C" w:rsidRPr="007F6FD9">
              <w:rPr>
                <w:rStyle w:val="a7"/>
                <w:rFonts w:ascii="黑体" w:eastAsia="黑体" w:hAnsi="黑体" w:hint="eastAsia"/>
                <w:noProof/>
              </w:rPr>
              <w:t>绪论</w:t>
            </w:r>
            <w:r w:rsidR="00925B9C">
              <w:rPr>
                <w:noProof/>
                <w:webHidden/>
              </w:rPr>
              <w:tab/>
            </w:r>
            <w:r w:rsidR="00925B9C">
              <w:rPr>
                <w:noProof/>
                <w:webHidden/>
              </w:rPr>
              <w:fldChar w:fldCharType="begin"/>
            </w:r>
            <w:r w:rsidR="00925B9C">
              <w:rPr>
                <w:noProof/>
                <w:webHidden/>
              </w:rPr>
              <w:instrText xml:space="preserve"> PAGEREF _Toc420933102 \h </w:instrText>
            </w:r>
            <w:r w:rsidR="00925B9C">
              <w:rPr>
                <w:noProof/>
                <w:webHidden/>
              </w:rPr>
            </w:r>
            <w:r w:rsidR="00925B9C">
              <w:rPr>
                <w:noProof/>
                <w:webHidden/>
              </w:rPr>
              <w:fldChar w:fldCharType="separate"/>
            </w:r>
            <w:r w:rsidR="00EA5130">
              <w:rPr>
                <w:noProof/>
                <w:webHidden/>
              </w:rPr>
              <w:t>5</w:t>
            </w:r>
            <w:r w:rsidR="00925B9C">
              <w:rPr>
                <w:noProof/>
                <w:webHidden/>
              </w:rPr>
              <w:fldChar w:fldCharType="end"/>
            </w:r>
          </w:hyperlink>
        </w:p>
        <w:p w14:paraId="0FD92D47" w14:textId="77777777" w:rsidR="00925B9C" w:rsidRDefault="0024409E">
          <w:pPr>
            <w:pStyle w:val="23"/>
            <w:rPr>
              <w:rFonts w:asciiTheme="minorHAnsi" w:eastAsiaTheme="minorEastAsia" w:hAnsiTheme="minorHAnsi" w:cstheme="minorBidi"/>
              <w:smallCaps w:val="0"/>
              <w:noProof/>
              <w:sz w:val="21"/>
              <w:szCs w:val="22"/>
            </w:rPr>
          </w:pPr>
          <w:hyperlink w:anchor="_Toc420933103" w:history="1">
            <w:r w:rsidR="00925B9C" w:rsidRPr="007F6FD9">
              <w:rPr>
                <w:rStyle w:val="a7"/>
                <w:rFonts w:ascii="黑体" w:eastAsia="黑体" w:hAnsi="黑体"/>
                <w:noProof/>
              </w:rPr>
              <w:t>1.1</w:t>
            </w:r>
            <w:r w:rsidR="00925B9C" w:rsidRPr="007F6FD9">
              <w:rPr>
                <w:rStyle w:val="a7"/>
                <w:rFonts w:ascii="黑体" w:eastAsia="黑体" w:hAnsi="黑体" w:hint="eastAsia"/>
                <w:noProof/>
              </w:rPr>
              <w:t>课题意义及目的</w:t>
            </w:r>
            <w:r w:rsidR="00925B9C">
              <w:rPr>
                <w:noProof/>
                <w:webHidden/>
              </w:rPr>
              <w:tab/>
            </w:r>
            <w:r w:rsidR="00925B9C">
              <w:rPr>
                <w:noProof/>
                <w:webHidden/>
              </w:rPr>
              <w:fldChar w:fldCharType="begin"/>
            </w:r>
            <w:r w:rsidR="00925B9C">
              <w:rPr>
                <w:noProof/>
                <w:webHidden/>
              </w:rPr>
              <w:instrText xml:space="preserve"> PAGEREF _Toc420933103 \h </w:instrText>
            </w:r>
            <w:r w:rsidR="00925B9C">
              <w:rPr>
                <w:noProof/>
                <w:webHidden/>
              </w:rPr>
            </w:r>
            <w:r w:rsidR="00925B9C">
              <w:rPr>
                <w:noProof/>
                <w:webHidden/>
              </w:rPr>
              <w:fldChar w:fldCharType="separate"/>
            </w:r>
            <w:r w:rsidR="00EA5130">
              <w:rPr>
                <w:noProof/>
                <w:webHidden/>
              </w:rPr>
              <w:t>5</w:t>
            </w:r>
            <w:r w:rsidR="00925B9C">
              <w:rPr>
                <w:noProof/>
                <w:webHidden/>
              </w:rPr>
              <w:fldChar w:fldCharType="end"/>
            </w:r>
          </w:hyperlink>
        </w:p>
        <w:p w14:paraId="19AAAF13" w14:textId="77777777" w:rsidR="00925B9C" w:rsidRDefault="0024409E">
          <w:pPr>
            <w:pStyle w:val="23"/>
            <w:rPr>
              <w:rFonts w:asciiTheme="minorHAnsi" w:eastAsiaTheme="minorEastAsia" w:hAnsiTheme="minorHAnsi" w:cstheme="minorBidi"/>
              <w:smallCaps w:val="0"/>
              <w:noProof/>
              <w:sz w:val="21"/>
              <w:szCs w:val="22"/>
            </w:rPr>
          </w:pPr>
          <w:hyperlink w:anchor="_Toc420933104" w:history="1">
            <w:r w:rsidR="00925B9C" w:rsidRPr="007F6FD9">
              <w:rPr>
                <w:rStyle w:val="a7"/>
                <w:rFonts w:ascii="黑体" w:eastAsia="黑体" w:hAnsi="黑体"/>
                <w:noProof/>
              </w:rPr>
              <w:t>1.2</w:t>
            </w:r>
            <w:r w:rsidR="00925B9C" w:rsidRPr="007F6FD9">
              <w:rPr>
                <w:rStyle w:val="a7"/>
                <w:rFonts w:ascii="黑体" w:eastAsia="黑体" w:hAnsi="黑体" w:hint="eastAsia"/>
                <w:noProof/>
              </w:rPr>
              <w:t>国内外发展现状</w:t>
            </w:r>
            <w:r w:rsidR="00925B9C">
              <w:rPr>
                <w:noProof/>
                <w:webHidden/>
              </w:rPr>
              <w:tab/>
            </w:r>
            <w:r w:rsidR="00925B9C">
              <w:rPr>
                <w:noProof/>
                <w:webHidden/>
              </w:rPr>
              <w:fldChar w:fldCharType="begin"/>
            </w:r>
            <w:r w:rsidR="00925B9C">
              <w:rPr>
                <w:noProof/>
                <w:webHidden/>
              </w:rPr>
              <w:instrText xml:space="preserve"> PAGEREF _Toc420933104 \h </w:instrText>
            </w:r>
            <w:r w:rsidR="00925B9C">
              <w:rPr>
                <w:noProof/>
                <w:webHidden/>
              </w:rPr>
            </w:r>
            <w:r w:rsidR="00925B9C">
              <w:rPr>
                <w:noProof/>
                <w:webHidden/>
              </w:rPr>
              <w:fldChar w:fldCharType="separate"/>
            </w:r>
            <w:r w:rsidR="00EA5130">
              <w:rPr>
                <w:noProof/>
                <w:webHidden/>
              </w:rPr>
              <w:t>5</w:t>
            </w:r>
            <w:r w:rsidR="00925B9C">
              <w:rPr>
                <w:noProof/>
                <w:webHidden/>
              </w:rPr>
              <w:fldChar w:fldCharType="end"/>
            </w:r>
          </w:hyperlink>
        </w:p>
        <w:p w14:paraId="440B1ACF" w14:textId="77777777" w:rsidR="00925B9C" w:rsidRDefault="0024409E">
          <w:pPr>
            <w:pStyle w:val="23"/>
            <w:rPr>
              <w:rFonts w:asciiTheme="minorHAnsi" w:eastAsiaTheme="minorEastAsia" w:hAnsiTheme="minorHAnsi" w:cstheme="minorBidi"/>
              <w:smallCaps w:val="0"/>
              <w:noProof/>
              <w:sz w:val="21"/>
              <w:szCs w:val="22"/>
            </w:rPr>
          </w:pPr>
          <w:hyperlink w:anchor="_Toc420933105" w:history="1">
            <w:r w:rsidR="00925B9C" w:rsidRPr="007F6FD9">
              <w:rPr>
                <w:rStyle w:val="a7"/>
                <w:rFonts w:ascii="黑体" w:eastAsia="黑体" w:hAnsi="黑体"/>
                <w:noProof/>
              </w:rPr>
              <w:t>1.3</w:t>
            </w:r>
            <w:r w:rsidR="00925B9C" w:rsidRPr="007F6FD9">
              <w:rPr>
                <w:rStyle w:val="a7"/>
                <w:rFonts w:ascii="黑体" w:eastAsia="黑体" w:hAnsi="黑体" w:hint="eastAsia"/>
                <w:noProof/>
              </w:rPr>
              <w:t>系统目标</w:t>
            </w:r>
            <w:r w:rsidR="00925B9C">
              <w:rPr>
                <w:noProof/>
                <w:webHidden/>
              </w:rPr>
              <w:tab/>
            </w:r>
            <w:r w:rsidR="00925B9C">
              <w:rPr>
                <w:noProof/>
                <w:webHidden/>
              </w:rPr>
              <w:fldChar w:fldCharType="begin"/>
            </w:r>
            <w:r w:rsidR="00925B9C">
              <w:rPr>
                <w:noProof/>
                <w:webHidden/>
              </w:rPr>
              <w:instrText xml:space="preserve"> PAGEREF _Toc420933105 \h </w:instrText>
            </w:r>
            <w:r w:rsidR="00925B9C">
              <w:rPr>
                <w:noProof/>
                <w:webHidden/>
              </w:rPr>
            </w:r>
            <w:r w:rsidR="00925B9C">
              <w:rPr>
                <w:noProof/>
                <w:webHidden/>
              </w:rPr>
              <w:fldChar w:fldCharType="separate"/>
            </w:r>
            <w:r w:rsidR="00EA5130">
              <w:rPr>
                <w:noProof/>
                <w:webHidden/>
              </w:rPr>
              <w:t>6</w:t>
            </w:r>
            <w:r w:rsidR="00925B9C">
              <w:rPr>
                <w:noProof/>
                <w:webHidden/>
              </w:rPr>
              <w:fldChar w:fldCharType="end"/>
            </w:r>
          </w:hyperlink>
        </w:p>
        <w:p w14:paraId="791045CC" w14:textId="77777777" w:rsidR="00925B9C" w:rsidRDefault="0024409E">
          <w:pPr>
            <w:pStyle w:val="11"/>
            <w:rPr>
              <w:rFonts w:asciiTheme="minorHAnsi" w:eastAsiaTheme="minorEastAsia" w:hAnsiTheme="minorHAnsi" w:cstheme="minorBidi"/>
              <w:b w:val="0"/>
              <w:bCs w:val="0"/>
              <w:caps w:val="0"/>
              <w:noProof/>
              <w:sz w:val="21"/>
              <w:szCs w:val="22"/>
            </w:rPr>
          </w:pPr>
          <w:hyperlink w:anchor="_Toc420933106" w:history="1">
            <w:r w:rsidR="00925B9C" w:rsidRPr="007F6FD9">
              <w:rPr>
                <w:rStyle w:val="a7"/>
                <w:rFonts w:hint="eastAsia"/>
                <w:noProof/>
              </w:rPr>
              <w:t>第二章</w:t>
            </w:r>
            <w:r w:rsidR="00925B9C" w:rsidRPr="007F6FD9">
              <w:rPr>
                <w:rStyle w:val="a7"/>
                <w:noProof/>
              </w:rPr>
              <w:t xml:space="preserve"> </w:t>
            </w:r>
            <w:r w:rsidR="00925B9C" w:rsidRPr="007F6FD9">
              <w:rPr>
                <w:rStyle w:val="a7"/>
                <w:rFonts w:hint="eastAsia"/>
                <w:noProof/>
              </w:rPr>
              <w:t>需求分析</w:t>
            </w:r>
            <w:r w:rsidR="00925B9C">
              <w:rPr>
                <w:noProof/>
                <w:webHidden/>
              </w:rPr>
              <w:tab/>
            </w:r>
            <w:r w:rsidR="00925B9C">
              <w:rPr>
                <w:noProof/>
                <w:webHidden/>
              </w:rPr>
              <w:fldChar w:fldCharType="begin"/>
            </w:r>
            <w:r w:rsidR="00925B9C">
              <w:rPr>
                <w:noProof/>
                <w:webHidden/>
              </w:rPr>
              <w:instrText xml:space="preserve"> PAGEREF _Toc420933106 \h </w:instrText>
            </w:r>
            <w:r w:rsidR="00925B9C">
              <w:rPr>
                <w:noProof/>
                <w:webHidden/>
              </w:rPr>
            </w:r>
            <w:r w:rsidR="00925B9C">
              <w:rPr>
                <w:noProof/>
                <w:webHidden/>
              </w:rPr>
              <w:fldChar w:fldCharType="separate"/>
            </w:r>
            <w:r w:rsidR="00EA5130">
              <w:rPr>
                <w:noProof/>
                <w:webHidden/>
              </w:rPr>
              <w:t>7</w:t>
            </w:r>
            <w:r w:rsidR="00925B9C">
              <w:rPr>
                <w:noProof/>
                <w:webHidden/>
              </w:rPr>
              <w:fldChar w:fldCharType="end"/>
            </w:r>
          </w:hyperlink>
        </w:p>
        <w:p w14:paraId="005291B5" w14:textId="77777777" w:rsidR="00925B9C" w:rsidRDefault="0024409E">
          <w:pPr>
            <w:pStyle w:val="23"/>
            <w:rPr>
              <w:rFonts w:asciiTheme="minorHAnsi" w:eastAsiaTheme="minorEastAsia" w:hAnsiTheme="minorHAnsi" w:cstheme="minorBidi"/>
              <w:smallCaps w:val="0"/>
              <w:noProof/>
              <w:sz w:val="21"/>
              <w:szCs w:val="22"/>
            </w:rPr>
          </w:pPr>
          <w:hyperlink w:anchor="_Toc420933107" w:history="1">
            <w:r w:rsidR="00925B9C" w:rsidRPr="007F6FD9">
              <w:rPr>
                <w:rStyle w:val="a7"/>
                <w:rFonts w:ascii="黑体" w:eastAsia="黑体" w:hAnsi="黑体"/>
                <w:noProof/>
              </w:rPr>
              <w:t>2.1</w:t>
            </w:r>
            <w:r w:rsidR="00925B9C" w:rsidRPr="007F6FD9">
              <w:rPr>
                <w:rStyle w:val="a7"/>
                <w:rFonts w:ascii="黑体" w:eastAsia="黑体" w:hAnsi="黑体" w:hint="eastAsia"/>
                <w:noProof/>
              </w:rPr>
              <w:t>提出问题</w:t>
            </w:r>
            <w:r w:rsidR="00925B9C">
              <w:rPr>
                <w:noProof/>
                <w:webHidden/>
              </w:rPr>
              <w:tab/>
            </w:r>
            <w:r w:rsidR="00925B9C">
              <w:rPr>
                <w:noProof/>
                <w:webHidden/>
              </w:rPr>
              <w:fldChar w:fldCharType="begin"/>
            </w:r>
            <w:r w:rsidR="00925B9C">
              <w:rPr>
                <w:noProof/>
                <w:webHidden/>
              </w:rPr>
              <w:instrText xml:space="preserve"> PAGEREF _Toc420933107 \h </w:instrText>
            </w:r>
            <w:r w:rsidR="00925B9C">
              <w:rPr>
                <w:noProof/>
                <w:webHidden/>
              </w:rPr>
            </w:r>
            <w:r w:rsidR="00925B9C">
              <w:rPr>
                <w:noProof/>
                <w:webHidden/>
              </w:rPr>
              <w:fldChar w:fldCharType="separate"/>
            </w:r>
            <w:r w:rsidR="00EA5130">
              <w:rPr>
                <w:noProof/>
                <w:webHidden/>
              </w:rPr>
              <w:t>7</w:t>
            </w:r>
            <w:r w:rsidR="00925B9C">
              <w:rPr>
                <w:noProof/>
                <w:webHidden/>
              </w:rPr>
              <w:fldChar w:fldCharType="end"/>
            </w:r>
          </w:hyperlink>
        </w:p>
        <w:p w14:paraId="7AAC841F" w14:textId="77777777" w:rsidR="00925B9C" w:rsidRDefault="0024409E">
          <w:pPr>
            <w:pStyle w:val="23"/>
            <w:rPr>
              <w:rFonts w:asciiTheme="minorHAnsi" w:eastAsiaTheme="minorEastAsia" w:hAnsiTheme="minorHAnsi" w:cstheme="minorBidi"/>
              <w:smallCaps w:val="0"/>
              <w:noProof/>
              <w:sz w:val="21"/>
              <w:szCs w:val="22"/>
            </w:rPr>
          </w:pPr>
          <w:hyperlink w:anchor="_Toc420933108" w:history="1">
            <w:r w:rsidR="00925B9C" w:rsidRPr="007F6FD9">
              <w:rPr>
                <w:rStyle w:val="a7"/>
                <w:rFonts w:ascii="黑体" w:eastAsia="黑体" w:hAnsi="黑体"/>
                <w:noProof/>
              </w:rPr>
              <w:t xml:space="preserve">2.2 </w:t>
            </w:r>
            <w:r w:rsidR="00925B9C" w:rsidRPr="007F6FD9">
              <w:rPr>
                <w:rStyle w:val="a7"/>
                <w:rFonts w:ascii="黑体" w:eastAsia="黑体" w:hAnsi="黑体" w:hint="eastAsia"/>
                <w:noProof/>
              </w:rPr>
              <w:t>解决方案</w:t>
            </w:r>
            <w:r w:rsidR="00925B9C">
              <w:rPr>
                <w:noProof/>
                <w:webHidden/>
              </w:rPr>
              <w:tab/>
            </w:r>
            <w:r w:rsidR="00925B9C">
              <w:rPr>
                <w:noProof/>
                <w:webHidden/>
              </w:rPr>
              <w:fldChar w:fldCharType="begin"/>
            </w:r>
            <w:r w:rsidR="00925B9C">
              <w:rPr>
                <w:noProof/>
                <w:webHidden/>
              </w:rPr>
              <w:instrText xml:space="preserve"> PAGEREF _Toc420933108 \h </w:instrText>
            </w:r>
            <w:r w:rsidR="00925B9C">
              <w:rPr>
                <w:noProof/>
                <w:webHidden/>
              </w:rPr>
            </w:r>
            <w:r w:rsidR="00925B9C">
              <w:rPr>
                <w:noProof/>
                <w:webHidden/>
              </w:rPr>
              <w:fldChar w:fldCharType="separate"/>
            </w:r>
            <w:r w:rsidR="00EA5130">
              <w:rPr>
                <w:noProof/>
                <w:webHidden/>
              </w:rPr>
              <w:t>7</w:t>
            </w:r>
            <w:r w:rsidR="00925B9C">
              <w:rPr>
                <w:noProof/>
                <w:webHidden/>
              </w:rPr>
              <w:fldChar w:fldCharType="end"/>
            </w:r>
          </w:hyperlink>
        </w:p>
        <w:p w14:paraId="4755A262" w14:textId="77777777" w:rsidR="00925B9C" w:rsidRDefault="0024409E">
          <w:pPr>
            <w:pStyle w:val="23"/>
            <w:rPr>
              <w:rFonts w:asciiTheme="minorHAnsi" w:eastAsiaTheme="minorEastAsia" w:hAnsiTheme="minorHAnsi" w:cstheme="minorBidi"/>
              <w:smallCaps w:val="0"/>
              <w:noProof/>
              <w:sz w:val="21"/>
              <w:szCs w:val="22"/>
            </w:rPr>
          </w:pPr>
          <w:hyperlink w:anchor="_Toc420933109" w:history="1">
            <w:r w:rsidR="00925B9C" w:rsidRPr="007F6FD9">
              <w:rPr>
                <w:rStyle w:val="a7"/>
                <w:rFonts w:ascii="黑体" w:eastAsia="黑体" w:hAnsi="黑体"/>
                <w:noProof/>
              </w:rPr>
              <w:t>2.3</w:t>
            </w:r>
            <w:r w:rsidR="00925B9C" w:rsidRPr="007F6FD9">
              <w:rPr>
                <w:rStyle w:val="a7"/>
                <w:rFonts w:ascii="黑体" w:eastAsia="黑体" w:hAnsi="黑体" w:hint="eastAsia"/>
                <w:noProof/>
              </w:rPr>
              <w:t>可行性分析</w:t>
            </w:r>
            <w:r w:rsidR="00925B9C">
              <w:rPr>
                <w:noProof/>
                <w:webHidden/>
              </w:rPr>
              <w:tab/>
            </w:r>
            <w:r w:rsidR="00925B9C">
              <w:rPr>
                <w:noProof/>
                <w:webHidden/>
              </w:rPr>
              <w:fldChar w:fldCharType="begin"/>
            </w:r>
            <w:r w:rsidR="00925B9C">
              <w:rPr>
                <w:noProof/>
                <w:webHidden/>
              </w:rPr>
              <w:instrText xml:space="preserve"> PAGEREF _Toc420933109 \h </w:instrText>
            </w:r>
            <w:r w:rsidR="00925B9C">
              <w:rPr>
                <w:noProof/>
                <w:webHidden/>
              </w:rPr>
            </w:r>
            <w:r w:rsidR="00925B9C">
              <w:rPr>
                <w:noProof/>
                <w:webHidden/>
              </w:rPr>
              <w:fldChar w:fldCharType="separate"/>
            </w:r>
            <w:r w:rsidR="00EA5130">
              <w:rPr>
                <w:noProof/>
                <w:webHidden/>
              </w:rPr>
              <w:t>7</w:t>
            </w:r>
            <w:r w:rsidR="00925B9C">
              <w:rPr>
                <w:noProof/>
                <w:webHidden/>
              </w:rPr>
              <w:fldChar w:fldCharType="end"/>
            </w:r>
          </w:hyperlink>
        </w:p>
        <w:p w14:paraId="3B435AE6" w14:textId="77777777" w:rsidR="00925B9C" w:rsidRDefault="0024409E">
          <w:pPr>
            <w:pStyle w:val="33"/>
            <w:rPr>
              <w:rFonts w:asciiTheme="minorHAnsi" w:eastAsiaTheme="minorEastAsia" w:hAnsiTheme="minorHAnsi" w:cstheme="minorBidi"/>
              <w:iCs w:val="0"/>
              <w:noProof/>
              <w:sz w:val="21"/>
              <w:szCs w:val="22"/>
            </w:rPr>
          </w:pPr>
          <w:hyperlink w:anchor="_Toc420933110" w:history="1">
            <w:r w:rsidR="00925B9C" w:rsidRPr="007F6FD9">
              <w:rPr>
                <w:rStyle w:val="a7"/>
                <w:rFonts w:ascii="黑体" w:eastAsia="黑体" w:hAnsi="黑体"/>
                <w:noProof/>
              </w:rPr>
              <w:t>2.3.1</w:t>
            </w:r>
            <w:r w:rsidR="00925B9C" w:rsidRPr="007F6FD9">
              <w:rPr>
                <w:rStyle w:val="a7"/>
                <w:rFonts w:ascii="黑体" w:eastAsia="黑体" w:hAnsi="黑体" w:hint="eastAsia"/>
                <w:noProof/>
              </w:rPr>
              <w:t>技术可行性</w:t>
            </w:r>
            <w:r w:rsidR="00925B9C">
              <w:rPr>
                <w:noProof/>
                <w:webHidden/>
              </w:rPr>
              <w:tab/>
            </w:r>
            <w:r w:rsidR="00925B9C">
              <w:rPr>
                <w:noProof/>
                <w:webHidden/>
              </w:rPr>
              <w:fldChar w:fldCharType="begin"/>
            </w:r>
            <w:r w:rsidR="00925B9C">
              <w:rPr>
                <w:noProof/>
                <w:webHidden/>
              </w:rPr>
              <w:instrText xml:space="preserve"> PAGEREF _Toc420933110 \h </w:instrText>
            </w:r>
            <w:r w:rsidR="00925B9C">
              <w:rPr>
                <w:noProof/>
                <w:webHidden/>
              </w:rPr>
            </w:r>
            <w:r w:rsidR="00925B9C">
              <w:rPr>
                <w:noProof/>
                <w:webHidden/>
              </w:rPr>
              <w:fldChar w:fldCharType="separate"/>
            </w:r>
            <w:r w:rsidR="00EA5130">
              <w:rPr>
                <w:noProof/>
                <w:webHidden/>
              </w:rPr>
              <w:t>7</w:t>
            </w:r>
            <w:r w:rsidR="00925B9C">
              <w:rPr>
                <w:noProof/>
                <w:webHidden/>
              </w:rPr>
              <w:fldChar w:fldCharType="end"/>
            </w:r>
          </w:hyperlink>
        </w:p>
        <w:p w14:paraId="22030678" w14:textId="77777777" w:rsidR="00925B9C" w:rsidRDefault="0024409E">
          <w:pPr>
            <w:pStyle w:val="33"/>
            <w:rPr>
              <w:rFonts w:asciiTheme="minorHAnsi" w:eastAsiaTheme="minorEastAsia" w:hAnsiTheme="minorHAnsi" w:cstheme="minorBidi"/>
              <w:iCs w:val="0"/>
              <w:noProof/>
              <w:sz w:val="21"/>
              <w:szCs w:val="22"/>
            </w:rPr>
          </w:pPr>
          <w:hyperlink w:anchor="_Toc420933111" w:history="1">
            <w:r w:rsidR="00925B9C" w:rsidRPr="007F6FD9">
              <w:rPr>
                <w:rStyle w:val="a7"/>
                <w:rFonts w:ascii="黑体" w:eastAsia="黑体" w:hAnsi="黑体"/>
                <w:noProof/>
              </w:rPr>
              <w:t>2.3.2</w:t>
            </w:r>
            <w:r w:rsidR="00925B9C" w:rsidRPr="007F6FD9">
              <w:rPr>
                <w:rStyle w:val="a7"/>
                <w:rFonts w:ascii="黑体" w:eastAsia="黑体" w:hAnsi="黑体" w:hint="eastAsia"/>
                <w:noProof/>
              </w:rPr>
              <w:t>经济可行性</w:t>
            </w:r>
            <w:r w:rsidR="00925B9C">
              <w:rPr>
                <w:noProof/>
                <w:webHidden/>
              </w:rPr>
              <w:tab/>
            </w:r>
            <w:r w:rsidR="00925B9C">
              <w:rPr>
                <w:noProof/>
                <w:webHidden/>
              </w:rPr>
              <w:fldChar w:fldCharType="begin"/>
            </w:r>
            <w:r w:rsidR="00925B9C">
              <w:rPr>
                <w:noProof/>
                <w:webHidden/>
              </w:rPr>
              <w:instrText xml:space="preserve"> PAGEREF _Toc420933111 \h </w:instrText>
            </w:r>
            <w:r w:rsidR="00925B9C">
              <w:rPr>
                <w:noProof/>
                <w:webHidden/>
              </w:rPr>
            </w:r>
            <w:r w:rsidR="00925B9C">
              <w:rPr>
                <w:noProof/>
                <w:webHidden/>
              </w:rPr>
              <w:fldChar w:fldCharType="separate"/>
            </w:r>
            <w:r w:rsidR="00EA5130">
              <w:rPr>
                <w:noProof/>
                <w:webHidden/>
              </w:rPr>
              <w:t>8</w:t>
            </w:r>
            <w:r w:rsidR="00925B9C">
              <w:rPr>
                <w:noProof/>
                <w:webHidden/>
              </w:rPr>
              <w:fldChar w:fldCharType="end"/>
            </w:r>
          </w:hyperlink>
        </w:p>
        <w:p w14:paraId="691BE60F" w14:textId="77777777" w:rsidR="00925B9C" w:rsidRDefault="0024409E">
          <w:pPr>
            <w:pStyle w:val="33"/>
            <w:rPr>
              <w:rFonts w:asciiTheme="minorHAnsi" w:eastAsiaTheme="minorEastAsia" w:hAnsiTheme="minorHAnsi" w:cstheme="minorBidi"/>
              <w:iCs w:val="0"/>
              <w:noProof/>
              <w:sz w:val="21"/>
              <w:szCs w:val="22"/>
            </w:rPr>
          </w:pPr>
          <w:hyperlink w:anchor="_Toc420933112" w:history="1">
            <w:r w:rsidR="00925B9C" w:rsidRPr="007F6FD9">
              <w:rPr>
                <w:rStyle w:val="a7"/>
                <w:rFonts w:ascii="黑体" w:eastAsia="黑体" w:hAnsi="黑体"/>
                <w:noProof/>
              </w:rPr>
              <w:t>2.3.3</w:t>
            </w:r>
            <w:r w:rsidR="00925B9C" w:rsidRPr="007F6FD9">
              <w:rPr>
                <w:rStyle w:val="a7"/>
                <w:rFonts w:ascii="黑体" w:eastAsia="黑体" w:hAnsi="黑体" w:hint="eastAsia"/>
                <w:noProof/>
              </w:rPr>
              <w:t>运行可行性</w:t>
            </w:r>
            <w:r w:rsidR="00925B9C">
              <w:rPr>
                <w:noProof/>
                <w:webHidden/>
              </w:rPr>
              <w:tab/>
            </w:r>
            <w:r w:rsidR="00925B9C">
              <w:rPr>
                <w:noProof/>
                <w:webHidden/>
              </w:rPr>
              <w:fldChar w:fldCharType="begin"/>
            </w:r>
            <w:r w:rsidR="00925B9C">
              <w:rPr>
                <w:noProof/>
                <w:webHidden/>
              </w:rPr>
              <w:instrText xml:space="preserve"> PAGEREF _Toc420933112 \h </w:instrText>
            </w:r>
            <w:r w:rsidR="00925B9C">
              <w:rPr>
                <w:noProof/>
                <w:webHidden/>
              </w:rPr>
            </w:r>
            <w:r w:rsidR="00925B9C">
              <w:rPr>
                <w:noProof/>
                <w:webHidden/>
              </w:rPr>
              <w:fldChar w:fldCharType="separate"/>
            </w:r>
            <w:r w:rsidR="00EA5130">
              <w:rPr>
                <w:noProof/>
                <w:webHidden/>
              </w:rPr>
              <w:t>8</w:t>
            </w:r>
            <w:r w:rsidR="00925B9C">
              <w:rPr>
                <w:noProof/>
                <w:webHidden/>
              </w:rPr>
              <w:fldChar w:fldCharType="end"/>
            </w:r>
          </w:hyperlink>
        </w:p>
        <w:p w14:paraId="6E55BDB0" w14:textId="77777777" w:rsidR="00925B9C" w:rsidRDefault="0024409E">
          <w:pPr>
            <w:pStyle w:val="23"/>
            <w:rPr>
              <w:rFonts w:asciiTheme="minorHAnsi" w:eastAsiaTheme="minorEastAsia" w:hAnsiTheme="minorHAnsi" w:cstheme="minorBidi"/>
              <w:smallCaps w:val="0"/>
              <w:noProof/>
              <w:sz w:val="21"/>
              <w:szCs w:val="22"/>
            </w:rPr>
          </w:pPr>
          <w:hyperlink w:anchor="_Toc420933113" w:history="1">
            <w:r w:rsidR="00925B9C" w:rsidRPr="007F6FD9">
              <w:rPr>
                <w:rStyle w:val="a7"/>
                <w:rFonts w:ascii="黑体" w:eastAsia="黑体" w:hAnsi="黑体"/>
                <w:noProof/>
              </w:rPr>
              <w:t xml:space="preserve">2.4 </w:t>
            </w:r>
            <w:r w:rsidR="00925B9C" w:rsidRPr="007F6FD9">
              <w:rPr>
                <w:rStyle w:val="a7"/>
                <w:rFonts w:ascii="黑体" w:eastAsia="黑体" w:hAnsi="黑体" w:hint="eastAsia"/>
                <w:noProof/>
              </w:rPr>
              <w:t>用户需求</w:t>
            </w:r>
            <w:r w:rsidR="00925B9C">
              <w:rPr>
                <w:noProof/>
                <w:webHidden/>
              </w:rPr>
              <w:tab/>
            </w:r>
            <w:r w:rsidR="00925B9C">
              <w:rPr>
                <w:noProof/>
                <w:webHidden/>
              </w:rPr>
              <w:fldChar w:fldCharType="begin"/>
            </w:r>
            <w:r w:rsidR="00925B9C">
              <w:rPr>
                <w:noProof/>
                <w:webHidden/>
              </w:rPr>
              <w:instrText xml:space="preserve"> PAGEREF _Toc420933113 \h </w:instrText>
            </w:r>
            <w:r w:rsidR="00925B9C">
              <w:rPr>
                <w:noProof/>
                <w:webHidden/>
              </w:rPr>
            </w:r>
            <w:r w:rsidR="00925B9C">
              <w:rPr>
                <w:noProof/>
                <w:webHidden/>
              </w:rPr>
              <w:fldChar w:fldCharType="separate"/>
            </w:r>
            <w:r w:rsidR="00EA5130">
              <w:rPr>
                <w:noProof/>
                <w:webHidden/>
              </w:rPr>
              <w:t>8</w:t>
            </w:r>
            <w:r w:rsidR="00925B9C">
              <w:rPr>
                <w:noProof/>
                <w:webHidden/>
              </w:rPr>
              <w:fldChar w:fldCharType="end"/>
            </w:r>
          </w:hyperlink>
        </w:p>
        <w:p w14:paraId="6A5B0CE2" w14:textId="77777777" w:rsidR="00925B9C" w:rsidRDefault="0024409E">
          <w:pPr>
            <w:pStyle w:val="23"/>
            <w:rPr>
              <w:rFonts w:asciiTheme="minorHAnsi" w:eastAsiaTheme="minorEastAsia" w:hAnsiTheme="minorHAnsi" w:cstheme="minorBidi"/>
              <w:smallCaps w:val="0"/>
              <w:noProof/>
              <w:sz w:val="21"/>
              <w:szCs w:val="22"/>
            </w:rPr>
          </w:pPr>
          <w:hyperlink w:anchor="_Toc420933114" w:history="1">
            <w:r w:rsidR="00925B9C" w:rsidRPr="007F6FD9">
              <w:rPr>
                <w:rStyle w:val="a7"/>
                <w:rFonts w:ascii="黑体" w:eastAsia="黑体" w:hAnsi="黑体"/>
                <w:noProof/>
              </w:rPr>
              <w:t>2.5</w:t>
            </w:r>
            <w:r w:rsidR="00925B9C" w:rsidRPr="007F6FD9">
              <w:rPr>
                <w:rStyle w:val="a7"/>
                <w:rFonts w:ascii="黑体" w:eastAsia="黑体" w:hAnsi="黑体" w:hint="eastAsia"/>
                <w:noProof/>
              </w:rPr>
              <w:t>产品需求模型</w:t>
            </w:r>
            <w:r w:rsidR="00925B9C">
              <w:rPr>
                <w:noProof/>
                <w:webHidden/>
              </w:rPr>
              <w:tab/>
            </w:r>
            <w:r w:rsidR="00925B9C">
              <w:rPr>
                <w:noProof/>
                <w:webHidden/>
              </w:rPr>
              <w:fldChar w:fldCharType="begin"/>
            </w:r>
            <w:r w:rsidR="00925B9C">
              <w:rPr>
                <w:noProof/>
                <w:webHidden/>
              </w:rPr>
              <w:instrText xml:space="preserve"> PAGEREF _Toc420933114 \h </w:instrText>
            </w:r>
            <w:r w:rsidR="00925B9C">
              <w:rPr>
                <w:noProof/>
                <w:webHidden/>
              </w:rPr>
            </w:r>
            <w:r w:rsidR="00925B9C">
              <w:rPr>
                <w:noProof/>
                <w:webHidden/>
              </w:rPr>
              <w:fldChar w:fldCharType="separate"/>
            </w:r>
            <w:r w:rsidR="00EA5130">
              <w:rPr>
                <w:noProof/>
                <w:webHidden/>
              </w:rPr>
              <w:t>9</w:t>
            </w:r>
            <w:r w:rsidR="00925B9C">
              <w:rPr>
                <w:noProof/>
                <w:webHidden/>
              </w:rPr>
              <w:fldChar w:fldCharType="end"/>
            </w:r>
          </w:hyperlink>
        </w:p>
        <w:p w14:paraId="420A355C" w14:textId="77777777" w:rsidR="00925B9C" w:rsidRDefault="0024409E">
          <w:pPr>
            <w:pStyle w:val="33"/>
            <w:rPr>
              <w:rFonts w:asciiTheme="minorHAnsi" w:eastAsiaTheme="minorEastAsia" w:hAnsiTheme="minorHAnsi" w:cstheme="minorBidi"/>
              <w:iCs w:val="0"/>
              <w:noProof/>
              <w:sz w:val="21"/>
              <w:szCs w:val="22"/>
            </w:rPr>
          </w:pPr>
          <w:hyperlink w:anchor="_Toc420933115" w:history="1">
            <w:r w:rsidR="00925B9C" w:rsidRPr="007F6FD9">
              <w:rPr>
                <w:rStyle w:val="a7"/>
                <w:rFonts w:ascii="黑体" w:eastAsia="黑体" w:hAnsi="黑体"/>
                <w:noProof/>
              </w:rPr>
              <w:t xml:space="preserve">2.5.1 </w:t>
            </w:r>
            <w:r w:rsidR="00925B9C" w:rsidRPr="007F6FD9">
              <w:rPr>
                <w:rStyle w:val="a7"/>
                <w:rFonts w:ascii="黑体" w:eastAsia="黑体" w:hAnsi="黑体" w:hint="eastAsia"/>
                <w:noProof/>
              </w:rPr>
              <w:t>系统业务流程</w:t>
            </w:r>
            <w:r w:rsidR="00925B9C">
              <w:rPr>
                <w:noProof/>
                <w:webHidden/>
              </w:rPr>
              <w:tab/>
            </w:r>
            <w:r w:rsidR="00925B9C">
              <w:rPr>
                <w:noProof/>
                <w:webHidden/>
              </w:rPr>
              <w:fldChar w:fldCharType="begin"/>
            </w:r>
            <w:r w:rsidR="00925B9C">
              <w:rPr>
                <w:noProof/>
                <w:webHidden/>
              </w:rPr>
              <w:instrText xml:space="preserve"> PAGEREF _Toc420933115 \h </w:instrText>
            </w:r>
            <w:r w:rsidR="00925B9C">
              <w:rPr>
                <w:noProof/>
                <w:webHidden/>
              </w:rPr>
            </w:r>
            <w:r w:rsidR="00925B9C">
              <w:rPr>
                <w:noProof/>
                <w:webHidden/>
              </w:rPr>
              <w:fldChar w:fldCharType="separate"/>
            </w:r>
            <w:r w:rsidR="00EA5130">
              <w:rPr>
                <w:noProof/>
                <w:webHidden/>
              </w:rPr>
              <w:t>10</w:t>
            </w:r>
            <w:r w:rsidR="00925B9C">
              <w:rPr>
                <w:noProof/>
                <w:webHidden/>
              </w:rPr>
              <w:fldChar w:fldCharType="end"/>
            </w:r>
          </w:hyperlink>
        </w:p>
        <w:p w14:paraId="1CADDC8C" w14:textId="77777777" w:rsidR="00925B9C" w:rsidRDefault="0024409E">
          <w:pPr>
            <w:pStyle w:val="11"/>
            <w:rPr>
              <w:rFonts w:asciiTheme="minorHAnsi" w:eastAsiaTheme="minorEastAsia" w:hAnsiTheme="minorHAnsi" w:cstheme="minorBidi"/>
              <w:b w:val="0"/>
              <w:bCs w:val="0"/>
              <w:caps w:val="0"/>
              <w:noProof/>
              <w:sz w:val="21"/>
              <w:szCs w:val="22"/>
            </w:rPr>
          </w:pPr>
          <w:hyperlink w:anchor="_Toc420933116" w:history="1">
            <w:r w:rsidR="00925B9C" w:rsidRPr="007F6FD9">
              <w:rPr>
                <w:rStyle w:val="a7"/>
                <w:rFonts w:ascii="黑体" w:eastAsia="黑体" w:hAnsi="黑体" w:hint="eastAsia"/>
                <w:noProof/>
              </w:rPr>
              <w:t>第三章</w:t>
            </w:r>
            <w:r w:rsidR="00925B9C" w:rsidRPr="007F6FD9">
              <w:rPr>
                <w:rStyle w:val="a7"/>
                <w:rFonts w:ascii="黑体" w:eastAsia="黑体" w:hAnsi="黑体"/>
                <w:noProof/>
              </w:rPr>
              <w:t xml:space="preserve"> </w:t>
            </w:r>
            <w:r w:rsidR="00925B9C" w:rsidRPr="007F6FD9">
              <w:rPr>
                <w:rStyle w:val="a7"/>
                <w:rFonts w:ascii="黑体" w:eastAsia="黑体" w:hAnsi="黑体" w:hint="eastAsia"/>
                <w:noProof/>
              </w:rPr>
              <w:t>系统设计</w:t>
            </w:r>
            <w:r w:rsidR="00925B9C">
              <w:rPr>
                <w:noProof/>
                <w:webHidden/>
              </w:rPr>
              <w:tab/>
            </w:r>
            <w:r w:rsidR="00925B9C">
              <w:rPr>
                <w:noProof/>
                <w:webHidden/>
              </w:rPr>
              <w:fldChar w:fldCharType="begin"/>
            </w:r>
            <w:r w:rsidR="00925B9C">
              <w:rPr>
                <w:noProof/>
                <w:webHidden/>
              </w:rPr>
              <w:instrText xml:space="preserve"> PAGEREF _Toc420933116 \h </w:instrText>
            </w:r>
            <w:r w:rsidR="00925B9C">
              <w:rPr>
                <w:noProof/>
                <w:webHidden/>
              </w:rPr>
            </w:r>
            <w:r w:rsidR="00925B9C">
              <w:rPr>
                <w:noProof/>
                <w:webHidden/>
              </w:rPr>
              <w:fldChar w:fldCharType="separate"/>
            </w:r>
            <w:r w:rsidR="00EA5130">
              <w:rPr>
                <w:noProof/>
                <w:webHidden/>
              </w:rPr>
              <w:t>11</w:t>
            </w:r>
            <w:r w:rsidR="00925B9C">
              <w:rPr>
                <w:noProof/>
                <w:webHidden/>
              </w:rPr>
              <w:fldChar w:fldCharType="end"/>
            </w:r>
          </w:hyperlink>
        </w:p>
        <w:p w14:paraId="54F29D55" w14:textId="77777777" w:rsidR="00925B9C" w:rsidRDefault="0024409E">
          <w:pPr>
            <w:pStyle w:val="23"/>
            <w:rPr>
              <w:rFonts w:asciiTheme="minorHAnsi" w:eastAsiaTheme="minorEastAsia" w:hAnsiTheme="minorHAnsi" w:cstheme="minorBidi"/>
              <w:smallCaps w:val="0"/>
              <w:noProof/>
              <w:sz w:val="21"/>
              <w:szCs w:val="22"/>
            </w:rPr>
          </w:pPr>
          <w:hyperlink w:anchor="_Toc420933117" w:history="1">
            <w:r w:rsidR="00925B9C" w:rsidRPr="007F6FD9">
              <w:rPr>
                <w:rStyle w:val="a7"/>
                <w:rFonts w:ascii="黑体" w:eastAsia="黑体" w:hAnsi="黑体"/>
                <w:noProof/>
              </w:rPr>
              <w:t>3.1</w:t>
            </w:r>
            <w:r w:rsidR="00925B9C" w:rsidRPr="007F6FD9">
              <w:rPr>
                <w:rStyle w:val="a7"/>
                <w:rFonts w:ascii="黑体" w:eastAsia="黑体" w:hAnsi="黑体" w:hint="eastAsia"/>
                <w:noProof/>
              </w:rPr>
              <w:t>产品功能性需求</w:t>
            </w:r>
            <w:r w:rsidR="00925B9C">
              <w:rPr>
                <w:noProof/>
                <w:webHidden/>
              </w:rPr>
              <w:tab/>
            </w:r>
            <w:r w:rsidR="00925B9C">
              <w:rPr>
                <w:noProof/>
                <w:webHidden/>
              </w:rPr>
              <w:fldChar w:fldCharType="begin"/>
            </w:r>
            <w:r w:rsidR="00925B9C">
              <w:rPr>
                <w:noProof/>
                <w:webHidden/>
              </w:rPr>
              <w:instrText xml:space="preserve"> PAGEREF _Toc420933117 \h </w:instrText>
            </w:r>
            <w:r w:rsidR="00925B9C">
              <w:rPr>
                <w:noProof/>
                <w:webHidden/>
              </w:rPr>
            </w:r>
            <w:r w:rsidR="00925B9C">
              <w:rPr>
                <w:noProof/>
                <w:webHidden/>
              </w:rPr>
              <w:fldChar w:fldCharType="separate"/>
            </w:r>
            <w:r w:rsidR="00EA5130">
              <w:rPr>
                <w:noProof/>
                <w:webHidden/>
              </w:rPr>
              <w:t>11</w:t>
            </w:r>
            <w:r w:rsidR="00925B9C">
              <w:rPr>
                <w:noProof/>
                <w:webHidden/>
              </w:rPr>
              <w:fldChar w:fldCharType="end"/>
            </w:r>
          </w:hyperlink>
        </w:p>
        <w:p w14:paraId="7A8AA1BD" w14:textId="77777777" w:rsidR="00925B9C" w:rsidRDefault="0024409E">
          <w:pPr>
            <w:pStyle w:val="33"/>
            <w:rPr>
              <w:rFonts w:asciiTheme="minorHAnsi" w:eastAsiaTheme="minorEastAsia" w:hAnsiTheme="minorHAnsi" w:cstheme="minorBidi"/>
              <w:iCs w:val="0"/>
              <w:noProof/>
              <w:sz w:val="21"/>
              <w:szCs w:val="22"/>
            </w:rPr>
          </w:pPr>
          <w:hyperlink w:anchor="_Toc420933118" w:history="1">
            <w:r w:rsidR="00925B9C" w:rsidRPr="007F6FD9">
              <w:rPr>
                <w:rStyle w:val="a7"/>
                <w:rFonts w:ascii="黑体" w:eastAsia="黑体" w:hAnsi="黑体"/>
                <w:noProof/>
              </w:rPr>
              <w:t>3.1.1</w:t>
            </w:r>
            <w:r w:rsidR="00925B9C" w:rsidRPr="007F6FD9">
              <w:rPr>
                <w:rStyle w:val="a7"/>
                <w:rFonts w:ascii="黑体" w:eastAsia="黑体" w:hAnsi="黑体" w:hint="eastAsia"/>
                <w:noProof/>
              </w:rPr>
              <w:t>基本操作</w:t>
            </w:r>
            <w:r w:rsidR="00925B9C">
              <w:rPr>
                <w:noProof/>
                <w:webHidden/>
              </w:rPr>
              <w:tab/>
            </w:r>
            <w:r w:rsidR="00925B9C">
              <w:rPr>
                <w:noProof/>
                <w:webHidden/>
              </w:rPr>
              <w:fldChar w:fldCharType="begin"/>
            </w:r>
            <w:r w:rsidR="00925B9C">
              <w:rPr>
                <w:noProof/>
                <w:webHidden/>
              </w:rPr>
              <w:instrText xml:space="preserve"> PAGEREF _Toc420933118 \h </w:instrText>
            </w:r>
            <w:r w:rsidR="00925B9C">
              <w:rPr>
                <w:noProof/>
                <w:webHidden/>
              </w:rPr>
            </w:r>
            <w:r w:rsidR="00925B9C">
              <w:rPr>
                <w:noProof/>
                <w:webHidden/>
              </w:rPr>
              <w:fldChar w:fldCharType="separate"/>
            </w:r>
            <w:r w:rsidR="00EA5130">
              <w:rPr>
                <w:noProof/>
                <w:webHidden/>
              </w:rPr>
              <w:t>11</w:t>
            </w:r>
            <w:r w:rsidR="00925B9C">
              <w:rPr>
                <w:noProof/>
                <w:webHidden/>
              </w:rPr>
              <w:fldChar w:fldCharType="end"/>
            </w:r>
          </w:hyperlink>
        </w:p>
        <w:p w14:paraId="336BC406" w14:textId="77777777" w:rsidR="00925B9C" w:rsidRDefault="0024409E">
          <w:pPr>
            <w:pStyle w:val="33"/>
            <w:rPr>
              <w:rFonts w:asciiTheme="minorHAnsi" w:eastAsiaTheme="minorEastAsia" w:hAnsiTheme="minorHAnsi" w:cstheme="minorBidi"/>
              <w:iCs w:val="0"/>
              <w:noProof/>
              <w:sz w:val="21"/>
              <w:szCs w:val="22"/>
            </w:rPr>
          </w:pPr>
          <w:hyperlink w:anchor="_Toc420933119" w:history="1">
            <w:r w:rsidR="00925B9C" w:rsidRPr="007F6FD9">
              <w:rPr>
                <w:rStyle w:val="a7"/>
                <w:rFonts w:ascii="黑体" w:eastAsia="黑体" w:hAnsi="黑体"/>
                <w:noProof/>
              </w:rPr>
              <w:t xml:space="preserve">3.1.2 </w:t>
            </w:r>
            <w:r w:rsidR="00925B9C" w:rsidRPr="007F6FD9">
              <w:rPr>
                <w:rStyle w:val="a7"/>
                <w:rFonts w:ascii="黑体" w:eastAsia="黑体" w:hAnsi="黑体" w:hint="eastAsia"/>
                <w:noProof/>
              </w:rPr>
              <w:t>地理位置展示</w:t>
            </w:r>
            <w:r w:rsidR="00925B9C">
              <w:rPr>
                <w:noProof/>
                <w:webHidden/>
              </w:rPr>
              <w:tab/>
            </w:r>
            <w:r w:rsidR="00925B9C">
              <w:rPr>
                <w:noProof/>
                <w:webHidden/>
              </w:rPr>
              <w:fldChar w:fldCharType="begin"/>
            </w:r>
            <w:r w:rsidR="00925B9C">
              <w:rPr>
                <w:noProof/>
                <w:webHidden/>
              </w:rPr>
              <w:instrText xml:space="preserve"> PAGEREF _Toc420933119 \h </w:instrText>
            </w:r>
            <w:r w:rsidR="00925B9C">
              <w:rPr>
                <w:noProof/>
                <w:webHidden/>
              </w:rPr>
            </w:r>
            <w:r w:rsidR="00925B9C">
              <w:rPr>
                <w:noProof/>
                <w:webHidden/>
              </w:rPr>
              <w:fldChar w:fldCharType="separate"/>
            </w:r>
            <w:r w:rsidR="00EA5130">
              <w:rPr>
                <w:noProof/>
                <w:webHidden/>
              </w:rPr>
              <w:t>12</w:t>
            </w:r>
            <w:r w:rsidR="00925B9C">
              <w:rPr>
                <w:noProof/>
                <w:webHidden/>
              </w:rPr>
              <w:fldChar w:fldCharType="end"/>
            </w:r>
          </w:hyperlink>
        </w:p>
        <w:p w14:paraId="484BF777" w14:textId="77777777" w:rsidR="00925B9C" w:rsidRDefault="0024409E">
          <w:pPr>
            <w:pStyle w:val="33"/>
            <w:rPr>
              <w:rFonts w:asciiTheme="minorHAnsi" w:eastAsiaTheme="minorEastAsia" w:hAnsiTheme="minorHAnsi" w:cstheme="minorBidi"/>
              <w:iCs w:val="0"/>
              <w:noProof/>
              <w:sz w:val="21"/>
              <w:szCs w:val="22"/>
            </w:rPr>
          </w:pPr>
          <w:hyperlink w:anchor="_Toc420933120" w:history="1">
            <w:r w:rsidR="00925B9C" w:rsidRPr="007F6FD9">
              <w:rPr>
                <w:rStyle w:val="a7"/>
                <w:rFonts w:ascii="黑体" w:eastAsia="黑体" w:hAnsi="黑体"/>
                <w:noProof/>
              </w:rPr>
              <w:t>3.1.3</w:t>
            </w:r>
            <w:r w:rsidR="00925B9C" w:rsidRPr="007F6FD9">
              <w:rPr>
                <w:rStyle w:val="a7"/>
                <w:rFonts w:ascii="黑体" w:eastAsia="黑体" w:hAnsi="黑体" w:hint="eastAsia"/>
                <w:noProof/>
              </w:rPr>
              <w:t>地理位置搜索</w:t>
            </w:r>
            <w:r w:rsidR="00925B9C">
              <w:rPr>
                <w:noProof/>
                <w:webHidden/>
              </w:rPr>
              <w:tab/>
            </w:r>
            <w:r w:rsidR="00925B9C">
              <w:rPr>
                <w:noProof/>
                <w:webHidden/>
              </w:rPr>
              <w:fldChar w:fldCharType="begin"/>
            </w:r>
            <w:r w:rsidR="00925B9C">
              <w:rPr>
                <w:noProof/>
                <w:webHidden/>
              </w:rPr>
              <w:instrText xml:space="preserve"> PAGEREF _Toc420933120 \h </w:instrText>
            </w:r>
            <w:r w:rsidR="00925B9C">
              <w:rPr>
                <w:noProof/>
                <w:webHidden/>
              </w:rPr>
            </w:r>
            <w:r w:rsidR="00925B9C">
              <w:rPr>
                <w:noProof/>
                <w:webHidden/>
              </w:rPr>
              <w:fldChar w:fldCharType="separate"/>
            </w:r>
            <w:r w:rsidR="00EA5130">
              <w:rPr>
                <w:noProof/>
                <w:webHidden/>
              </w:rPr>
              <w:t>12</w:t>
            </w:r>
            <w:r w:rsidR="00925B9C">
              <w:rPr>
                <w:noProof/>
                <w:webHidden/>
              </w:rPr>
              <w:fldChar w:fldCharType="end"/>
            </w:r>
          </w:hyperlink>
        </w:p>
        <w:p w14:paraId="25616F8B" w14:textId="77777777" w:rsidR="00925B9C" w:rsidRDefault="0024409E">
          <w:pPr>
            <w:pStyle w:val="33"/>
            <w:rPr>
              <w:rFonts w:asciiTheme="minorHAnsi" w:eastAsiaTheme="minorEastAsia" w:hAnsiTheme="minorHAnsi" w:cstheme="minorBidi"/>
              <w:iCs w:val="0"/>
              <w:noProof/>
              <w:sz w:val="21"/>
              <w:szCs w:val="22"/>
            </w:rPr>
          </w:pPr>
          <w:hyperlink w:anchor="_Toc420933121" w:history="1">
            <w:r w:rsidR="00925B9C" w:rsidRPr="007F6FD9">
              <w:rPr>
                <w:rStyle w:val="a7"/>
                <w:rFonts w:ascii="黑体" w:eastAsia="黑体" w:hAnsi="黑体"/>
                <w:noProof/>
              </w:rPr>
              <w:t xml:space="preserve">3.1.4 </w:t>
            </w:r>
            <w:r w:rsidR="00925B9C" w:rsidRPr="007F6FD9">
              <w:rPr>
                <w:rStyle w:val="a7"/>
                <w:rFonts w:ascii="黑体" w:eastAsia="黑体" w:hAnsi="黑体" w:hint="eastAsia"/>
                <w:noProof/>
              </w:rPr>
              <w:t>地理位置推送</w:t>
            </w:r>
            <w:r w:rsidR="00925B9C">
              <w:rPr>
                <w:noProof/>
                <w:webHidden/>
              </w:rPr>
              <w:tab/>
            </w:r>
            <w:r w:rsidR="00925B9C">
              <w:rPr>
                <w:noProof/>
                <w:webHidden/>
              </w:rPr>
              <w:fldChar w:fldCharType="begin"/>
            </w:r>
            <w:r w:rsidR="00925B9C">
              <w:rPr>
                <w:noProof/>
                <w:webHidden/>
              </w:rPr>
              <w:instrText xml:space="preserve"> PAGEREF _Toc420933121 \h </w:instrText>
            </w:r>
            <w:r w:rsidR="00925B9C">
              <w:rPr>
                <w:noProof/>
                <w:webHidden/>
              </w:rPr>
            </w:r>
            <w:r w:rsidR="00925B9C">
              <w:rPr>
                <w:noProof/>
                <w:webHidden/>
              </w:rPr>
              <w:fldChar w:fldCharType="separate"/>
            </w:r>
            <w:r w:rsidR="00EA5130">
              <w:rPr>
                <w:noProof/>
                <w:webHidden/>
              </w:rPr>
              <w:t>13</w:t>
            </w:r>
            <w:r w:rsidR="00925B9C">
              <w:rPr>
                <w:noProof/>
                <w:webHidden/>
              </w:rPr>
              <w:fldChar w:fldCharType="end"/>
            </w:r>
          </w:hyperlink>
        </w:p>
        <w:p w14:paraId="2600DCC6" w14:textId="77777777" w:rsidR="00925B9C" w:rsidRDefault="0024409E">
          <w:pPr>
            <w:pStyle w:val="33"/>
            <w:rPr>
              <w:rFonts w:asciiTheme="minorHAnsi" w:eastAsiaTheme="minorEastAsia" w:hAnsiTheme="minorHAnsi" w:cstheme="minorBidi"/>
              <w:iCs w:val="0"/>
              <w:noProof/>
              <w:sz w:val="21"/>
              <w:szCs w:val="22"/>
            </w:rPr>
          </w:pPr>
          <w:hyperlink w:anchor="_Toc420933122" w:history="1">
            <w:r w:rsidR="00925B9C" w:rsidRPr="007F6FD9">
              <w:rPr>
                <w:rStyle w:val="a7"/>
                <w:rFonts w:ascii="黑体" w:eastAsia="黑体" w:hAnsi="黑体"/>
                <w:noProof/>
              </w:rPr>
              <w:t>3.1.5</w:t>
            </w:r>
            <w:r w:rsidR="00925B9C" w:rsidRPr="007F6FD9">
              <w:rPr>
                <w:rStyle w:val="a7"/>
                <w:rFonts w:ascii="黑体" w:eastAsia="黑体" w:hAnsi="黑体" w:hint="eastAsia"/>
                <w:noProof/>
              </w:rPr>
              <w:t>地理位置告警</w:t>
            </w:r>
            <w:r w:rsidR="00925B9C">
              <w:rPr>
                <w:noProof/>
                <w:webHidden/>
              </w:rPr>
              <w:tab/>
            </w:r>
            <w:r w:rsidR="00925B9C">
              <w:rPr>
                <w:noProof/>
                <w:webHidden/>
              </w:rPr>
              <w:fldChar w:fldCharType="begin"/>
            </w:r>
            <w:r w:rsidR="00925B9C">
              <w:rPr>
                <w:noProof/>
                <w:webHidden/>
              </w:rPr>
              <w:instrText xml:space="preserve"> PAGEREF _Toc420933122 \h </w:instrText>
            </w:r>
            <w:r w:rsidR="00925B9C">
              <w:rPr>
                <w:noProof/>
                <w:webHidden/>
              </w:rPr>
            </w:r>
            <w:r w:rsidR="00925B9C">
              <w:rPr>
                <w:noProof/>
                <w:webHidden/>
              </w:rPr>
              <w:fldChar w:fldCharType="separate"/>
            </w:r>
            <w:r w:rsidR="00EA5130">
              <w:rPr>
                <w:noProof/>
                <w:webHidden/>
              </w:rPr>
              <w:t>13</w:t>
            </w:r>
            <w:r w:rsidR="00925B9C">
              <w:rPr>
                <w:noProof/>
                <w:webHidden/>
              </w:rPr>
              <w:fldChar w:fldCharType="end"/>
            </w:r>
          </w:hyperlink>
        </w:p>
        <w:p w14:paraId="0A225107" w14:textId="77777777" w:rsidR="00925B9C" w:rsidRDefault="0024409E">
          <w:pPr>
            <w:pStyle w:val="33"/>
            <w:rPr>
              <w:rFonts w:asciiTheme="minorHAnsi" w:eastAsiaTheme="minorEastAsia" w:hAnsiTheme="minorHAnsi" w:cstheme="minorBidi"/>
              <w:iCs w:val="0"/>
              <w:noProof/>
              <w:sz w:val="21"/>
              <w:szCs w:val="22"/>
            </w:rPr>
          </w:pPr>
          <w:hyperlink w:anchor="_Toc420933123" w:history="1">
            <w:r w:rsidR="00925B9C" w:rsidRPr="007F6FD9">
              <w:rPr>
                <w:rStyle w:val="a7"/>
                <w:rFonts w:ascii="黑体" w:eastAsia="黑体" w:hAnsi="黑体"/>
                <w:noProof/>
              </w:rPr>
              <w:t xml:space="preserve">3.1.6 </w:t>
            </w:r>
            <w:r w:rsidR="00925B9C" w:rsidRPr="007F6FD9">
              <w:rPr>
                <w:rStyle w:val="a7"/>
                <w:rFonts w:ascii="黑体" w:eastAsia="黑体" w:hAnsi="黑体" w:hint="eastAsia"/>
                <w:noProof/>
              </w:rPr>
              <w:t>指挥系统结构图</w:t>
            </w:r>
            <w:r w:rsidR="00925B9C">
              <w:rPr>
                <w:noProof/>
                <w:webHidden/>
              </w:rPr>
              <w:tab/>
            </w:r>
            <w:r w:rsidR="00925B9C">
              <w:rPr>
                <w:noProof/>
                <w:webHidden/>
              </w:rPr>
              <w:fldChar w:fldCharType="begin"/>
            </w:r>
            <w:r w:rsidR="00925B9C">
              <w:rPr>
                <w:noProof/>
                <w:webHidden/>
              </w:rPr>
              <w:instrText xml:space="preserve"> PAGEREF _Toc420933123 \h </w:instrText>
            </w:r>
            <w:r w:rsidR="00925B9C">
              <w:rPr>
                <w:noProof/>
                <w:webHidden/>
              </w:rPr>
            </w:r>
            <w:r w:rsidR="00925B9C">
              <w:rPr>
                <w:noProof/>
                <w:webHidden/>
              </w:rPr>
              <w:fldChar w:fldCharType="separate"/>
            </w:r>
            <w:r w:rsidR="00EA5130">
              <w:rPr>
                <w:noProof/>
                <w:webHidden/>
              </w:rPr>
              <w:t>14</w:t>
            </w:r>
            <w:r w:rsidR="00925B9C">
              <w:rPr>
                <w:noProof/>
                <w:webHidden/>
              </w:rPr>
              <w:fldChar w:fldCharType="end"/>
            </w:r>
          </w:hyperlink>
        </w:p>
        <w:p w14:paraId="618B3CC0" w14:textId="77777777" w:rsidR="00925B9C" w:rsidRDefault="0024409E">
          <w:pPr>
            <w:pStyle w:val="23"/>
            <w:rPr>
              <w:rFonts w:asciiTheme="minorHAnsi" w:eastAsiaTheme="minorEastAsia" w:hAnsiTheme="minorHAnsi" w:cstheme="minorBidi"/>
              <w:smallCaps w:val="0"/>
              <w:noProof/>
              <w:sz w:val="21"/>
              <w:szCs w:val="22"/>
            </w:rPr>
          </w:pPr>
          <w:hyperlink w:anchor="_Toc420933124" w:history="1">
            <w:r w:rsidR="00925B9C" w:rsidRPr="007F6FD9">
              <w:rPr>
                <w:rStyle w:val="a7"/>
                <w:rFonts w:ascii="黑体" w:eastAsia="黑体" w:hAnsi="黑体"/>
                <w:noProof/>
              </w:rPr>
              <w:t>3.2</w:t>
            </w:r>
            <w:r w:rsidR="00925B9C" w:rsidRPr="007F6FD9">
              <w:rPr>
                <w:rStyle w:val="a7"/>
                <w:rFonts w:ascii="黑体" w:eastAsia="黑体" w:hAnsi="黑体" w:hint="eastAsia"/>
                <w:noProof/>
              </w:rPr>
              <w:t>数据库逻辑设计</w:t>
            </w:r>
            <w:r w:rsidR="00925B9C">
              <w:rPr>
                <w:noProof/>
                <w:webHidden/>
              </w:rPr>
              <w:tab/>
            </w:r>
            <w:r w:rsidR="00925B9C">
              <w:rPr>
                <w:noProof/>
                <w:webHidden/>
              </w:rPr>
              <w:fldChar w:fldCharType="begin"/>
            </w:r>
            <w:r w:rsidR="00925B9C">
              <w:rPr>
                <w:noProof/>
                <w:webHidden/>
              </w:rPr>
              <w:instrText xml:space="preserve"> PAGEREF _Toc420933124 \h </w:instrText>
            </w:r>
            <w:r w:rsidR="00925B9C">
              <w:rPr>
                <w:noProof/>
                <w:webHidden/>
              </w:rPr>
            </w:r>
            <w:r w:rsidR="00925B9C">
              <w:rPr>
                <w:noProof/>
                <w:webHidden/>
              </w:rPr>
              <w:fldChar w:fldCharType="separate"/>
            </w:r>
            <w:r w:rsidR="00EA5130">
              <w:rPr>
                <w:noProof/>
                <w:webHidden/>
              </w:rPr>
              <w:t>15</w:t>
            </w:r>
            <w:r w:rsidR="00925B9C">
              <w:rPr>
                <w:noProof/>
                <w:webHidden/>
              </w:rPr>
              <w:fldChar w:fldCharType="end"/>
            </w:r>
          </w:hyperlink>
        </w:p>
        <w:p w14:paraId="35A68F55" w14:textId="77777777" w:rsidR="00925B9C" w:rsidRDefault="0024409E">
          <w:pPr>
            <w:pStyle w:val="33"/>
            <w:rPr>
              <w:rFonts w:asciiTheme="minorHAnsi" w:eastAsiaTheme="minorEastAsia" w:hAnsiTheme="minorHAnsi" w:cstheme="minorBidi"/>
              <w:iCs w:val="0"/>
              <w:noProof/>
              <w:sz w:val="21"/>
              <w:szCs w:val="22"/>
            </w:rPr>
          </w:pPr>
          <w:hyperlink w:anchor="_Toc420933125" w:history="1">
            <w:r w:rsidR="00925B9C" w:rsidRPr="007F6FD9">
              <w:rPr>
                <w:rStyle w:val="a7"/>
                <w:rFonts w:ascii="黑体" w:eastAsia="黑体" w:hAnsi="黑体"/>
                <w:noProof/>
              </w:rPr>
              <w:t xml:space="preserve">3.2.1  </w:t>
            </w:r>
            <w:r w:rsidR="00925B9C" w:rsidRPr="007F6FD9">
              <w:rPr>
                <w:rStyle w:val="a7"/>
                <w:rFonts w:ascii="黑体" w:eastAsia="黑体" w:hAnsi="黑体" w:hint="eastAsia"/>
                <w:noProof/>
              </w:rPr>
              <w:t>数据项结构设计</w:t>
            </w:r>
            <w:r w:rsidR="00925B9C">
              <w:rPr>
                <w:noProof/>
                <w:webHidden/>
              </w:rPr>
              <w:tab/>
            </w:r>
            <w:r w:rsidR="00925B9C">
              <w:rPr>
                <w:noProof/>
                <w:webHidden/>
              </w:rPr>
              <w:fldChar w:fldCharType="begin"/>
            </w:r>
            <w:r w:rsidR="00925B9C">
              <w:rPr>
                <w:noProof/>
                <w:webHidden/>
              </w:rPr>
              <w:instrText xml:space="preserve"> PAGEREF _Toc420933125 \h </w:instrText>
            </w:r>
            <w:r w:rsidR="00925B9C">
              <w:rPr>
                <w:noProof/>
                <w:webHidden/>
              </w:rPr>
            </w:r>
            <w:r w:rsidR="00925B9C">
              <w:rPr>
                <w:noProof/>
                <w:webHidden/>
              </w:rPr>
              <w:fldChar w:fldCharType="separate"/>
            </w:r>
            <w:r w:rsidR="00EA5130">
              <w:rPr>
                <w:noProof/>
                <w:webHidden/>
              </w:rPr>
              <w:t>18</w:t>
            </w:r>
            <w:r w:rsidR="00925B9C">
              <w:rPr>
                <w:noProof/>
                <w:webHidden/>
              </w:rPr>
              <w:fldChar w:fldCharType="end"/>
            </w:r>
          </w:hyperlink>
        </w:p>
        <w:p w14:paraId="51D573D7" w14:textId="77777777" w:rsidR="00925B9C" w:rsidRDefault="0024409E">
          <w:pPr>
            <w:pStyle w:val="23"/>
            <w:rPr>
              <w:rFonts w:asciiTheme="minorHAnsi" w:eastAsiaTheme="minorEastAsia" w:hAnsiTheme="minorHAnsi" w:cstheme="minorBidi"/>
              <w:smallCaps w:val="0"/>
              <w:noProof/>
              <w:sz w:val="21"/>
              <w:szCs w:val="22"/>
            </w:rPr>
          </w:pPr>
          <w:hyperlink w:anchor="_Toc420933126" w:history="1">
            <w:r w:rsidR="00925B9C" w:rsidRPr="007F6FD9">
              <w:rPr>
                <w:rStyle w:val="a7"/>
                <w:rFonts w:ascii="黑体" w:eastAsia="黑体" w:hAnsi="黑体"/>
                <w:noProof/>
              </w:rPr>
              <w:t xml:space="preserve">3.3 </w:t>
            </w:r>
            <w:r w:rsidR="00925B9C" w:rsidRPr="007F6FD9">
              <w:rPr>
                <w:rStyle w:val="a7"/>
                <w:rFonts w:ascii="黑体" w:eastAsia="黑体" w:hAnsi="黑体" w:hint="eastAsia"/>
                <w:noProof/>
              </w:rPr>
              <w:t>用户界面设计</w:t>
            </w:r>
            <w:r w:rsidR="00925B9C">
              <w:rPr>
                <w:noProof/>
                <w:webHidden/>
              </w:rPr>
              <w:tab/>
            </w:r>
            <w:r w:rsidR="00925B9C">
              <w:rPr>
                <w:noProof/>
                <w:webHidden/>
              </w:rPr>
              <w:fldChar w:fldCharType="begin"/>
            </w:r>
            <w:r w:rsidR="00925B9C">
              <w:rPr>
                <w:noProof/>
                <w:webHidden/>
              </w:rPr>
              <w:instrText xml:space="preserve"> PAGEREF _Toc420933126 \h </w:instrText>
            </w:r>
            <w:r w:rsidR="00925B9C">
              <w:rPr>
                <w:noProof/>
                <w:webHidden/>
              </w:rPr>
            </w:r>
            <w:r w:rsidR="00925B9C">
              <w:rPr>
                <w:noProof/>
                <w:webHidden/>
              </w:rPr>
              <w:fldChar w:fldCharType="separate"/>
            </w:r>
            <w:r w:rsidR="00EA5130">
              <w:rPr>
                <w:noProof/>
                <w:webHidden/>
              </w:rPr>
              <w:t>28</w:t>
            </w:r>
            <w:r w:rsidR="00925B9C">
              <w:rPr>
                <w:noProof/>
                <w:webHidden/>
              </w:rPr>
              <w:fldChar w:fldCharType="end"/>
            </w:r>
          </w:hyperlink>
        </w:p>
        <w:p w14:paraId="04C9CF48" w14:textId="77777777" w:rsidR="00925B9C" w:rsidRDefault="0024409E">
          <w:pPr>
            <w:pStyle w:val="33"/>
            <w:rPr>
              <w:rFonts w:asciiTheme="minorHAnsi" w:eastAsiaTheme="minorEastAsia" w:hAnsiTheme="minorHAnsi" w:cstheme="minorBidi"/>
              <w:iCs w:val="0"/>
              <w:noProof/>
              <w:sz w:val="21"/>
              <w:szCs w:val="22"/>
            </w:rPr>
          </w:pPr>
          <w:hyperlink w:anchor="_Toc420933127" w:history="1">
            <w:r w:rsidR="00925B9C" w:rsidRPr="007F6FD9">
              <w:rPr>
                <w:rStyle w:val="a7"/>
                <w:rFonts w:ascii="黑体" w:eastAsia="黑体" w:hAnsi="黑体"/>
                <w:noProof/>
              </w:rPr>
              <w:t>3.3.1</w:t>
            </w:r>
            <w:r w:rsidR="00925B9C" w:rsidRPr="007F6FD9">
              <w:rPr>
                <w:rStyle w:val="a7"/>
                <w:rFonts w:ascii="黑体" w:eastAsia="黑体" w:hAnsi="黑体" w:hint="eastAsia"/>
                <w:noProof/>
              </w:rPr>
              <w:t>界面的关系图与工作流程图</w:t>
            </w:r>
            <w:r w:rsidR="00925B9C">
              <w:rPr>
                <w:noProof/>
                <w:webHidden/>
              </w:rPr>
              <w:tab/>
            </w:r>
            <w:r w:rsidR="00925B9C">
              <w:rPr>
                <w:noProof/>
                <w:webHidden/>
              </w:rPr>
              <w:fldChar w:fldCharType="begin"/>
            </w:r>
            <w:r w:rsidR="00925B9C">
              <w:rPr>
                <w:noProof/>
                <w:webHidden/>
              </w:rPr>
              <w:instrText xml:space="preserve"> PAGEREF _Toc420933127 \h </w:instrText>
            </w:r>
            <w:r w:rsidR="00925B9C">
              <w:rPr>
                <w:noProof/>
                <w:webHidden/>
              </w:rPr>
            </w:r>
            <w:r w:rsidR="00925B9C">
              <w:rPr>
                <w:noProof/>
                <w:webHidden/>
              </w:rPr>
              <w:fldChar w:fldCharType="separate"/>
            </w:r>
            <w:r w:rsidR="00EA5130">
              <w:rPr>
                <w:noProof/>
                <w:webHidden/>
              </w:rPr>
              <w:t>28</w:t>
            </w:r>
            <w:r w:rsidR="00925B9C">
              <w:rPr>
                <w:noProof/>
                <w:webHidden/>
              </w:rPr>
              <w:fldChar w:fldCharType="end"/>
            </w:r>
          </w:hyperlink>
        </w:p>
        <w:p w14:paraId="4D21BE45" w14:textId="77777777" w:rsidR="00925B9C" w:rsidRDefault="0024409E">
          <w:pPr>
            <w:pStyle w:val="33"/>
            <w:rPr>
              <w:rFonts w:asciiTheme="minorHAnsi" w:eastAsiaTheme="minorEastAsia" w:hAnsiTheme="minorHAnsi" w:cstheme="minorBidi"/>
              <w:iCs w:val="0"/>
              <w:noProof/>
              <w:sz w:val="21"/>
              <w:szCs w:val="22"/>
            </w:rPr>
          </w:pPr>
          <w:hyperlink w:anchor="_Toc420933128" w:history="1">
            <w:r w:rsidR="00925B9C" w:rsidRPr="007F6FD9">
              <w:rPr>
                <w:rStyle w:val="a7"/>
                <w:rFonts w:ascii="黑体" w:eastAsia="黑体" w:hAnsi="黑体"/>
                <w:noProof/>
              </w:rPr>
              <w:t>3.3.2</w:t>
            </w:r>
            <w:r w:rsidR="00925B9C" w:rsidRPr="007F6FD9">
              <w:rPr>
                <w:rStyle w:val="a7"/>
                <w:rFonts w:ascii="黑体" w:eastAsia="黑体" w:hAnsi="黑体" w:hint="eastAsia"/>
                <w:noProof/>
              </w:rPr>
              <w:t>用户界面视觉设计</w:t>
            </w:r>
            <w:r w:rsidR="00925B9C">
              <w:rPr>
                <w:noProof/>
                <w:webHidden/>
              </w:rPr>
              <w:tab/>
            </w:r>
            <w:r w:rsidR="00925B9C">
              <w:rPr>
                <w:noProof/>
                <w:webHidden/>
              </w:rPr>
              <w:fldChar w:fldCharType="begin"/>
            </w:r>
            <w:r w:rsidR="00925B9C">
              <w:rPr>
                <w:noProof/>
                <w:webHidden/>
              </w:rPr>
              <w:instrText xml:space="preserve"> PAGEREF _Toc420933128 \h </w:instrText>
            </w:r>
            <w:r w:rsidR="00925B9C">
              <w:rPr>
                <w:noProof/>
                <w:webHidden/>
              </w:rPr>
            </w:r>
            <w:r w:rsidR="00925B9C">
              <w:rPr>
                <w:noProof/>
                <w:webHidden/>
              </w:rPr>
              <w:fldChar w:fldCharType="separate"/>
            </w:r>
            <w:r w:rsidR="00EA5130">
              <w:rPr>
                <w:noProof/>
                <w:webHidden/>
              </w:rPr>
              <w:t>30</w:t>
            </w:r>
            <w:r w:rsidR="00925B9C">
              <w:rPr>
                <w:noProof/>
                <w:webHidden/>
              </w:rPr>
              <w:fldChar w:fldCharType="end"/>
            </w:r>
          </w:hyperlink>
        </w:p>
        <w:p w14:paraId="228D30FD" w14:textId="77777777" w:rsidR="00925B9C" w:rsidRDefault="0024409E">
          <w:pPr>
            <w:pStyle w:val="33"/>
            <w:rPr>
              <w:rFonts w:asciiTheme="minorHAnsi" w:eastAsiaTheme="minorEastAsia" w:hAnsiTheme="minorHAnsi" w:cstheme="minorBidi"/>
              <w:iCs w:val="0"/>
              <w:noProof/>
              <w:sz w:val="21"/>
              <w:szCs w:val="22"/>
            </w:rPr>
          </w:pPr>
          <w:hyperlink w:anchor="_Toc420933129" w:history="1">
            <w:r w:rsidR="00925B9C" w:rsidRPr="007F6FD9">
              <w:rPr>
                <w:rStyle w:val="a7"/>
                <w:rFonts w:ascii="黑体" w:eastAsia="黑体" w:hAnsi="黑体"/>
                <w:noProof/>
              </w:rPr>
              <w:t>3.3.3</w:t>
            </w:r>
            <w:r w:rsidR="00925B9C" w:rsidRPr="007F6FD9">
              <w:rPr>
                <w:rStyle w:val="a7"/>
                <w:rFonts w:ascii="黑体" w:eastAsia="黑体" w:hAnsi="黑体" w:hint="eastAsia"/>
                <w:noProof/>
              </w:rPr>
              <w:t>用户界面交互设计</w:t>
            </w:r>
            <w:r w:rsidR="00925B9C">
              <w:rPr>
                <w:noProof/>
                <w:webHidden/>
              </w:rPr>
              <w:tab/>
            </w:r>
            <w:r w:rsidR="00925B9C">
              <w:rPr>
                <w:noProof/>
                <w:webHidden/>
              </w:rPr>
              <w:fldChar w:fldCharType="begin"/>
            </w:r>
            <w:r w:rsidR="00925B9C">
              <w:rPr>
                <w:noProof/>
                <w:webHidden/>
              </w:rPr>
              <w:instrText xml:space="preserve"> PAGEREF _Toc420933129 \h </w:instrText>
            </w:r>
            <w:r w:rsidR="00925B9C">
              <w:rPr>
                <w:noProof/>
                <w:webHidden/>
              </w:rPr>
            </w:r>
            <w:r w:rsidR="00925B9C">
              <w:rPr>
                <w:noProof/>
                <w:webHidden/>
              </w:rPr>
              <w:fldChar w:fldCharType="separate"/>
            </w:r>
            <w:r w:rsidR="00EA5130">
              <w:rPr>
                <w:noProof/>
                <w:webHidden/>
              </w:rPr>
              <w:t>33</w:t>
            </w:r>
            <w:r w:rsidR="00925B9C">
              <w:rPr>
                <w:noProof/>
                <w:webHidden/>
              </w:rPr>
              <w:fldChar w:fldCharType="end"/>
            </w:r>
          </w:hyperlink>
        </w:p>
        <w:p w14:paraId="1D9D1E2C" w14:textId="77777777" w:rsidR="00925B9C" w:rsidRDefault="0024409E">
          <w:pPr>
            <w:pStyle w:val="23"/>
            <w:rPr>
              <w:rFonts w:asciiTheme="minorHAnsi" w:eastAsiaTheme="minorEastAsia" w:hAnsiTheme="minorHAnsi" w:cstheme="minorBidi"/>
              <w:smallCaps w:val="0"/>
              <w:noProof/>
              <w:sz w:val="21"/>
              <w:szCs w:val="22"/>
            </w:rPr>
          </w:pPr>
          <w:hyperlink w:anchor="_Toc420933130" w:history="1">
            <w:r w:rsidR="00925B9C" w:rsidRPr="007F6FD9">
              <w:rPr>
                <w:rStyle w:val="a7"/>
                <w:rFonts w:ascii="黑体" w:eastAsia="黑体" w:hAnsi="黑体"/>
                <w:noProof/>
              </w:rPr>
              <w:t>3.4</w:t>
            </w:r>
            <w:r w:rsidR="00925B9C" w:rsidRPr="007F6FD9">
              <w:rPr>
                <w:rStyle w:val="a7"/>
                <w:rFonts w:ascii="黑体" w:eastAsia="黑体" w:hAnsi="黑体" w:hint="eastAsia"/>
                <w:noProof/>
              </w:rPr>
              <w:t>数据库安全性设计</w:t>
            </w:r>
            <w:r w:rsidR="00925B9C">
              <w:rPr>
                <w:noProof/>
                <w:webHidden/>
              </w:rPr>
              <w:tab/>
            </w:r>
            <w:r w:rsidR="00925B9C">
              <w:rPr>
                <w:noProof/>
                <w:webHidden/>
              </w:rPr>
              <w:fldChar w:fldCharType="begin"/>
            </w:r>
            <w:r w:rsidR="00925B9C">
              <w:rPr>
                <w:noProof/>
                <w:webHidden/>
              </w:rPr>
              <w:instrText xml:space="preserve"> PAGEREF _Toc420933130 \h </w:instrText>
            </w:r>
            <w:r w:rsidR="00925B9C">
              <w:rPr>
                <w:noProof/>
                <w:webHidden/>
              </w:rPr>
            </w:r>
            <w:r w:rsidR="00925B9C">
              <w:rPr>
                <w:noProof/>
                <w:webHidden/>
              </w:rPr>
              <w:fldChar w:fldCharType="separate"/>
            </w:r>
            <w:r w:rsidR="00EA5130">
              <w:rPr>
                <w:noProof/>
                <w:webHidden/>
              </w:rPr>
              <w:t>42</w:t>
            </w:r>
            <w:r w:rsidR="00925B9C">
              <w:rPr>
                <w:noProof/>
                <w:webHidden/>
              </w:rPr>
              <w:fldChar w:fldCharType="end"/>
            </w:r>
          </w:hyperlink>
        </w:p>
        <w:p w14:paraId="2F9B43AB" w14:textId="77777777" w:rsidR="00925B9C" w:rsidRDefault="0024409E">
          <w:pPr>
            <w:pStyle w:val="33"/>
            <w:rPr>
              <w:rFonts w:asciiTheme="minorHAnsi" w:eastAsiaTheme="minorEastAsia" w:hAnsiTheme="minorHAnsi" w:cstheme="minorBidi"/>
              <w:iCs w:val="0"/>
              <w:noProof/>
              <w:sz w:val="21"/>
              <w:szCs w:val="22"/>
            </w:rPr>
          </w:pPr>
          <w:hyperlink w:anchor="_Toc420933131" w:history="1">
            <w:r w:rsidR="00925B9C" w:rsidRPr="007F6FD9">
              <w:rPr>
                <w:rStyle w:val="a7"/>
                <w:rFonts w:ascii="黑体" w:eastAsia="黑体" w:hAnsi="黑体"/>
                <w:noProof/>
              </w:rPr>
              <w:t xml:space="preserve">3.4.1 </w:t>
            </w:r>
            <w:r w:rsidR="00925B9C" w:rsidRPr="007F6FD9">
              <w:rPr>
                <w:rStyle w:val="a7"/>
                <w:rFonts w:ascii="黑体" w:eastAsia="黑体" w:hAnsi="黑体" w:hint="eastAsia"/>
                <w:noProof/>
              </w:rPr>
              <w:t>防止用户直接操作数据库的方法</w:t>
            </w:r>
            <w:r w:rsidR="00925B9C">
              <w:rPr>
                <w:noProof/>
                <w:webHidden/>
              </w:rPr>
              <w:tab/>
            </w:r>
            <w:r w:rsidR="00925B9C">
              <w:rPr>
                <w:noProof/>
                <w:webHidden/>
              </w:rPr>
              <w:fldChar w:fldCharType="begin"/>
            </w:r>
            <w:r w:rsidR="00925B9C">
              <w:rPr>
                <w:noProof/>
                <w:webHidden/>
              </w:rPr>
              <w:instrText xml:space="preserve"> PAGEREF _Toc420933131 \h </w:instrText>
            </w:r>
            <w:r w:rsidR="00925B9C">
              <w:rPr>
                <w:noProof/>
                <w:webHidden/>
              </w:rPr>
            </w:r>
            <w:r w:rsidR="00925B9C">
              <w:rPr>
                <w:noProof/>
                <w:webHidden/>
              </w:rPr>
              <w:fldChar w:fldCharType="separate"/>
            </w:r>
            <w:r w:rsidR="00EA5130">
              <w:rPr>
                <w:noProof/>
                <w:webHidden/>
              </w:rPr>
              <w:t>42</w:t>
            </w:r>
            <w:r w:rsidR="00925B9C">
              <w:rPr>
                <w:noProof/>
                <w:webHidden/>
              </w:rPr>
              <w:fldChar w:fldCharType="end"/>
            </w:r>
          </w:hyperlink>
        </w:p>
        <w:p w14:paraId="727FCE1C" w14:textId="77777777" w:rsidR="00925B9C" w:rsidRDefault="0024409E">
          <w:pPr>
            <w:pStyle w:val="11"/>
            <w:rPr>
              <w:rFonts w:asciiTheme="minorHAnsi" w:eastAsiaTheme="minorEastAsia" w:hAnsiTheme="minorHAnsi" w:cstheme="minorBidi"/>
              <w:b w:val="0"/>
              <w:bCs w:val="0"/>
              <w:caps w:val="0"/>
              <w:noProof/>
              <w:sz w:val="21"/>
              <w:szCs w:val="22"/>
            </w:rPr>
          </w:pPr>
          <w:hyperlink w:anchor="_Toc420933132" w:history="1">
            <w:r w:rsidR="00925B9C" w:rsidRPr="007F6FD9">
              <w:rPr>
                <w:rStyle w:val="a7"/>
                <w:rFonts w:ascii="黑体" w:eastAsia="黑体" w:hAnsi="黑体" w:hint="eastAsia"/>
                <w:noProof/>
              </w:rPr>
              <w:t>第四章</w:t>
            </w:r>
            <w:r w:rsidR="00925B9C" w:rsidRPr="007F6FD9">
              <w:rPr>
                <w:rStyle w:val="a7"/>
                <w:rFonts w:ascii="黑体" w:eastAsia="黑体" w:hAnsi="黑体"/>
                <w:noProof/>
              </w:rPr>
              <w:t xml:space="preserve"> </w:t>
            </w:r>
            <w:r w:rsidR="00925B9C" w:rsidRPr="007F6FD9">
              <w:rPr>
                <w:rStyle w:val="a7"/>
                <w:rFonts w:ascii="黑体" w:eastAsia="黑体" w:hAnsi="黑体" w:hint="eastAsia"/>
                <w:noProof/>
              </w:rPr>
              <w:t>教师职称申报系统详细设计与实现</w:t>
            </w:r>
            <w:r w:rsidR="00925B9C">
              <w:rPr>
                <w:noProof/>
                <w:webHidden/>
              </w:rPr>
              <w:tab/>
            </w:r>
            <w:r w:rsidR="00925B9C">
              <w:rPr>
                <w:noProof/>
                <w:webHidden/>
              </w:rPr>
              <w:fldChar w:fldCharType="begin"/>
            </w:r>
            <w:r w:rsidR="00925B9C">
              <w:rPr>
                <w:noProof/>
                <w:webHidden/>
              </w:rPr>
              <w:instrText xml:space="preserve"> PAGEREF _Toc420933132 \h </w:instrText>
            </w:r>
            <w:r w:rsidR="00925B9C">
              <w:rPr>
                <w:noProof/>
                <w:webHidden/>
              </w:rPr>
            </w:r>
            <w:r w:rsidR="00925B9C">
              <w:rPr>
                <w:noProof/>
                <w:webHidden/>
              </w:rPr>
              <w:fldChar w:fldCharType="separate"/>
            </w:r>
            <w:r w:rsidR="00EA5130">
              <w:rPr>
                <w:noProof/>
                <w:webHidden/>
              </w:rPr>
              <w:t>42</w:t>
            </w:r>
            <w:r w:rsidR="00925B9C">
              <w:rPr>
                <w:noProof/>
                <w:webHidden/>
              </w:rPr>
              <w:fldChar w:fldCharType="end"/>
            </w:r>
          </w:hyperlink>
        </w:p>
        <w:p w14:paraId="2C1303F4" w14:textId="77777777" w:rsidR="00925B9C" w:rsidRDefault="0024409E">
          <w:pPr>
            <w:pStyle w:val="23"/>
            <w:rPr>
              <w:rFonts w:asciiTheme="minorHAnsi" w:eastAsiaTheme="minorEastAsia" w:hAnsiTheme="minorHAnsi" w:cstheme="minorBidi"/>
              <w:smallCaps w:val="0"/>
              <w:noProof/>
              <w:sz w:val="21"/>
              <w:szCs w:val="22"/>
            </w:rPr>
          </w:pPr>
          <w:hyperlink w:anchor="_Toc420933133" w:history="1">
            <w:r w:rsidR="00925B9C" w:rsidRPr="007F6FD9">
              <w:rPr>
                <w:rStyle w:val="a7"/>
                <w:rFonts w:ascii="黑体" w:eastAsia="黑体" w:hAnsi="黑体"/>
                <w:noProof/>
              </w:rPr>
              <w:t xml:space="preserve">4.1 </w:t>
            </w:r>
            <w:r w:rsidR="00925B9C" w:rsidRPr="007F6FD9">
              <w:rPr>
                <w:rStyle w:val="a7"/>
                <w:rFonts w:ascii="Times New Roman" w:hAnsi="Times New Roman"/>
                <w:noProof/>
              </w:rPr>
              <w:t>Jquery+seajs+underscoce+backbone+artTeplate+BaiduMap</w:t>
            </w:r>
            <w:r w:rsidR="00925B9C" w:rsidRPr="007F6FD9">
              <w:rPr>
                <w:rStyle w:val="a7"/>
                <w:rFonts w:ascii="Times New Roman" w:hAnsi="Times New Roman" w:hint="eastAsia"/>
                <w:noProof/>
              </w:rPr>
              <w:t>框架搭建</w:t>
            </w:r>
            <w:r w:rsidR="00925B9C">
              <w:rPr>
                <w:noProof/>
                <w:webHidden/>
              </w:rPr>
              <w:tab/>
            </w:r>
            <w:r w:rsidR="00925B9C">
              <w:rPr>
                <w:noProof/>
                <w:webHidden/>
              </w:rPr>
              <w:fldChar w:fldCharType="begin"/>
            </w:r>
            <w:r w:rsidR="00925B9C">
              <w:rPr>
                <w:noProof/>
                <w:webHidden/>
              </w:rPr>
              <w:instrText xml:space="preserve"> PAGEREF _Toc420933133 \h </w:instrText>
            </w:r>
            <w:r w:rsidR="00925B9C">
              <w:rPr>
                <w:noProof/>
                <w:webHidden/>
              </w:rPr>
            </w:r>
            <w:r w:rsidR="00925B9C">
              <w:rPr>
                <w:noProof/>
                <w:webHidden/>
              </w:rPr>
              <w:fldChar w:fldCharType="separate"/>
            </w:r>
            <w:r w:rsidR="00EA5130">
              <w:rPr>
                <w:noProof/>
                <w:webHidden/>
              </w:rPr>
              <w:t>42</w:t>
            </w:r>
            <w:r w:rsidR="00925B9C">
              <w:rPr>
                <w:noProof/>
                <w:webHidden/>
              </w:rPr>
              <w:fldChar w:fldCharType="end"/>
            </w:r>
          </w:hyperlink>
        </w:p>
        <w:p w14:paraId="708B842D" w14:textId="77777777" w:rsidR="00925B9C" w:rsidRDefault="0024409E">
          <w:pPr>
            <w:pStyle w:val="33"/>
            <w:rPr>
              <w:rFonts w:asciiTheme="minorHAnsi" w:eastAsiaTheme="minorEastAsia" w:hAnsiTheme="minorHAnsi" w:cstheme="minorBidi"/>
              <w:iCs w:val="0"/>
              <w:noProof/>
              <w:sz w:val="21"/>
              <w:szCs w:val="22"/>
            </w:rPr>
          </w:pPr>
          <w:hyperlink w:anchor="_Toc420933134" w:history="1">
            <w:r w:rsidR="00925B9C" w:rsidRPr="007F6FD9">
              <w:rPr>
                <w:rStyle w:val="a7"/>
                <w:rFonts w:ascii="黑体" w:eastAsia="黑体" w:hAnsi="黑体"/>
                <w:noProof/>
              </w:rPr>
              <w:t>4.1.1</w:t>
            </w:r>
            <w:r w:rsidR="00925B9C" w:rsidRPr="007F6FD9">
              <w:rPr>
                <w:rStyle w:val="a7"/>
                <w:rFonts w:ascii="黑体" w:eastAsia="黑体" w:hAnsi="黑体" w:hint="eastAsia"/>
                <w:noProof/>
              </w:rPr>
              <w:t>框架搭建的步骤</w:t>
            </w:r>
            <w:r w:rsidR="00925B9C">
              <w:rPr>
                <w:noProof/>
                <w:webHidden/>
              </w:rPr>
              <w:tab/>
            </w:r>
            <w:r w:rsidR="00925B9C">
              <w:rPr>
                <w:noProof/>
                <w:webHidden/>
              </w:rPr>
              <w:fldChar w:fldCharType="begin"/>
            </w:r>
            <w:r w:rsidR="00925B9C">
              <w:rPr>
                <w:noProof/>
                <w:webHidden/>
              </w:rPr>
              <w:instrText xml:space="preserve"> PAGEREF _Toc420933134 \h </w:instrText>
            </w:r>
            <w:r w:rsidR="00925B9C">
              <w:rPr>
                <w:noProof/>
                <w:webHidden/>
              </w:rPr>
            </w:r>
            <w:r w:rsidR="00925B9C">
              <w:rPr>
                <w:noProof/>
                <w:webHidden/>
              </w:rPr>
              <w:fldChar w:fldCharType="separate"/>
            </w:r>
            <w:r w:rsidR="00EA5130">
              <w:rPr>
                <w:noProof/>
                <w:webHidden/>
              </w:rPr>
              <w:t>42</w:t>
            </w:r>
            <w:r w:rsidR="00925B9C">
              <w:rPr>
                <w:noProof/>
                <w:webHidden/>
              </w:rPr>
              <w:fldChar w:fldCharType="end"/>
            </w:r>
          </w:hyperlink>
        </w:p>
        <w:p w14:paraId="335A98B3" w14:textId="77777777" w:rsidR="00925B9C" w:rsidRDefault="0024409E">
          <w:pPr>
            <w:pStyle w:val="33"/>
            <w:rPr>
              <w:rFonts w:asciiTheme="minorHAnsi" w:eastAsiaTheme="minorEastAsia" w:hAnsiTheme="minorHAnsi" w:cstheme="minorBidi"/>
              <w:iCs w:val="0"/>
              <w:noProof/>
              <w:sz w:val="21"/>
              <w:szCs w:val="22"/>
            </w:rPr>
          </w:pPr>
          <w:hyperlink w:anchor="_Toc420933135" w:history="1">
            <w:r w:rsidR="00925B9C" w:rsidRPr="007F6FD9">
              <w:rPr>
                <w:rStyle w:val="a7"/>
                <w:rFonts w:ascii="黑体" w:eastAsia="黑体" w:hAnsi="黑体"/>
                <w:noProof/>
              </w:rPr>
              <w:t>4.1.2 seaJs</w:t>
            </w:r>
            <w:r w:rsidR="00925B9C" w:rsidRPr="007F6FD9">
              <w:rPr>
                <w:rStyle w:val="a7"/>
                <w:rFonts w:ascii="黑体" w:eastAsia="黑体" w:hAnsi="黑体" w:hint="eastAsia"/>
                <w:noProof/>
              </w:rPr>
              <w:t>整合</w:t>
            </w:r>
            <w:r w:rsidR="00925B9C" w:rsidRPr="007F6FD9">
              <w:rPr>
                <w:rStyle w:val="a7"/>
                <w:rFonts w:ascii="黑体" w:eastAsia="黑体" w:hAnsi="黑体"/>
                <w:noProof/>
              </w:rPr>
              <w:t>Js</w:t>
            </w:r>
            <w:r w:rsidR="00925B9C" w:rsidRPr="007F6FD9">
              <w:rPr>
                <w:rStyle w:val="a7"/>
                <w:rFonts w:ascii="黑体" w:eastAsia="黑体" w:hAnsi="黑体" w:hint="eastAsia"/>
                <w:noProof/>
              </w:rPr>
              <w:t>资源库</w:t>
            </w:r>
            <w:r w:rsidR="00925B9C">
              <w:rPr>
                <w:noProof/>
                <w:webHidden/>
              </w:rPr>
              <w:tab/>
            </w:r>
            <w:r w:rsidR="00925B9C">
              <w:rPr>
                <w:noProof/>
                <w:webHidden/>
              </w:rPr>
              <w:fldChar w:fldCharType="begin"/>
            </w:r>
            <w:r w:rsidR="00925B9C">
              <w:rPr>
                <w:noProof/>
                <w:webHidden/>
              </w:rPr>
              <w:instrText xml:space="preserve"> PAGEREF _Toc420933135 \h </w:instrText>
            </w:r>
            <w:r w:rsidR="00925B9C">
              <w:rPr>
                <w:noProof/>
                <w:webHidden/>
              </w:rPr>
            </w:r>
            <w:r w:rsidR="00925B9C">
              <w:rPr>
                <w:noProof/>
                <w:webHidden/>
              </w:rPr>
              <w:fldChar w:fldCharType="separate"/>
            </w:r>
            <w:r w:rsidR="00EA5130">
              <w:rPr>
                <w:noProof/>
                <w:webHidden/>
              </w:rPr>
              <w:t>43</w:t>
            </w:r>
            <w:r w:rsidR="00925B9C">
              <w:rPr>
                <w:noProof/>
                <w:webHidden/>
              </w:rPr>
              <w:fldChar w:fldCharType="end"/>
            </w:r>
          </w:hyperlink>
        </w:p>
        <w:p w14:paraId="35A0E9AA" w14:textId="77777777" w:rsidR="00925B9C" w:rsidRDefault="0024409E">
          <w:pPr>
            <w:pStyle w:val="33"/>
            <w:rPr>
              <w:rFonts w:asciiTheme="minorHAnsi" w:eastAsiaTheme="minorEastAsia" w:hAnsiTheme="minorHAnsi" w:cstheme="minorBidi"/>
              <w:iCs w:val="0"/>
              <w:noProof/>
              <w:sz w:val="21"/>
              <w:szCs w:val="22"/>
            </w:rPr>
          </w:pPr>
          <w:hyperlink w:anchor="_Toc420933136" w:history="1">
            <w:r w:rsidR="00925B9C" w:rsidRPr="007F6FD9">
              <w:rPr>
                <w:rStyle w:val="a7"/>
                <w:rFonts w:ascii="黑体" w:eastAsia="黑体" w:hAnsi="黑体"/>
                <w:noProof/>
              </w:rPr>
              <w:t>4.1.3</w:t>
            </w:r>
            <w:r w:rsidR="00925B9C" w:rsidRPr="007F6FD9">
              <w:rPr>
                <w:rStyle w:val="a7"/>
                <w:rFonts w:ascii="黑体" w:eastAsia="黑体" w:hAnsi="黑体" w:hint="eastAsia"/>
                <w:noProof/>
              </w:rPr>
              <w:t>拆分</w:t>
            </w:r>
            <w:r w:rsidR="00925B9C" w:rsidRPr="007F6FD9">
              <w:rPr>
                <w:rStyle w:val="a7"/>
                <w:rFonts w:ascii="黑体" w:eastAsia="黑体" w:hAnsi="黑体"/>
                <w:noProof/>
              </w:rPr>
              <w:t>BcakBone</w:t>
            </w:r>
            <w:r w:rsidR="00925B9C" w:rsidRPr="007F6FD9">
              <w:rPr>
                <w:rStyle w:val="a7"/>
                <w:rFonts w:ascii="黑体" w:eastAsia="黑体" w:hAnsi="黑体" w:hint="eastAsia"/>
                <w:noProof/>
              </w:rPr>
              <w:t>的数据</w:t>
            </w:r>
            <w:r w:rsidR="00925B9C" w:rsidRPr="007F6FD9">
              <w:rPr>
                <w:rStyle w:val="a7"/>
                <w:rFonts w:ascii="黑体" w:eastAsia="黑体" w:hAnsi="黑体"/>
                <w:noProof/>
              </w:rPr>
              <w:t>Model</w:t>
            </w:r>
            <w:r w:rsidR="00925B9C" w:rsidRPr="007F6FD9">
              <w:rPr>
                <w:rStyle w:val="a7"/>
                <w:rFonts w:ascii="黑体" w:eastAsia="黑体" w:hAnsi="黑体" w:hint="eastAsia"/>
                <w:noProof/>
              </w:rPr>
              <w:t>功能</w:t>
            </w:r>
            <w:r w:rsidR="00925B9C">
              <w:rPr>
                <w:noProof/>
                <w:webHidden/>
              </w:rPr>
              <w:tab/>
            </w:r>
            <w:r w:rsidR="00925B9C">
              <w:rPr>
                <w:noProof/>
                <w:webHidden/>
              </w:rPr>
              <w:fldChar w:fldCharType="begin"/>
            </w:r>
            <w:r w:rsidR="00925B9C">
              <w:rPr>
                <w:noProof/>
                <w:webHidden/>
              </w:rPr>
              <w:instrText xml:space="preserve"> PAGEREF _Toc420933136 \h </w:instrText>
            </w:r>
            <w:r w:rsidR="00925B9C">
              <w:rPr>
                <w:noProof/>
                <w:webHidden/>
              </w:rPr>
            </w:r>
            <w:r w:rsidR="00925B9C">
              <w:rPr>
                <w:noProof/>
                <w:webHidden/>
              </w:rPr>
              <w:fldChar w:fldCharType="separate"/>
            </w:r>
            <w:r w:rsidR="00EA5130">
              <w:rPr>
                <w:noProof/>
                <w:webHidden/>
              </w:rPr>
              <w:t>45</w:t>
            </w:r>
            <w:r w:rsidR="00925B9C">
              <w:rPr>
                <w:noProof/>
                <w:webHidden/>
              </w:rPr>
              <w:fldChar w:fldCharType="end"/>
            </w:r>
          </w:hyperlink>
        </w:p>
        <w:p w14:paraId="7930E20A" w14:textId="77777777" w:rsidR="00925B9C" w:rsidRDefault="0024409E">
          <w:pPr>
            <w:pStyle w:val="33"/>
            <w:rPr>
              <w:rFonts w:asciiTheme="minorHAnsi" w:eastAsiaTheme="minorEastAsia" w:hAnsiTheme="minorHAnsi" w:cstheme="minorBidi"/>
              <w:iCs w:val="0"/>
              <w:noProof/>
              <w:sz w:val="21"/>
              <w:szCs w:val="22"/>
            </w:rPr>
          </w:pPr>
          <w:hyperlink w:anchor="_Toc420933137" w:history="1">
            <w:r w:rsidR="00925B9C" w:rsidRPr="007F6FD9">
              <w:rPr>
                <w:rStyle w:val="a7"/>
                <w:rFonts w:ascii="黑体" w:eastAsia="黑体" w:hAnsi="黑体"/>
                <w:noProof/>
              </w:rPr>
              <w:t>4.1.4</w:t>
            </w:r>
            <w:r w:rsidR="00925B9C" w:rsidRPr="007F6FD9">
              <w:rPr>
                <w:rStyle w:val="a7"/>
                <w:noProof/>
              </w:rPr>
              <w:t xml:space="preserve"> </w:t>
            </w:r>
            <w:r w:rsidR="00925B9C" w:rsidRPr="007F6FD9">
              <w:rPr>
                <w:rStyle w:val="a7"/>
                <w:rFonts w:ascii="黑体" w:eastAsia="黑体" w:hAnsi="黑体"/>
                <w:noProof/>
              </w:rPr>
              <w:t>ArtTeplate</w:t>
            </w:r>
            <w:r w:rsidR="00925B9C" w:rsidRPr="007F6FD9">
              <w:rPr>
                <w:rStyle w:val="a7"/>
                <w:rFonts w:ascii="黑体" w:eastAsia="黑体" w:hAnsi="黑体" w:hint="eastAsia"/>
                <w:noProof/>
              </w:rPr>
              <w:t>简化管理模板渲染功能</w:t>
            </w:r>
            <w:r w:rsidR="00925B9C">
              <w:rPr>
                <w:noProof/>
                <w:webHidden/>
              </w:rPr>
              <w:tab/>
            </w:r>
            <w:r w:rsidR="00925B9C">
              <w:rPr>
                <w:noProof/>
                <w:webHidden/>
              </w:rPr>
              <w:fldChar w:fldCharType="begin"/>
            </w:r>
            <w:r w:rsidR="00925B9C">
              <w:rPr>
                <w:noProof/>
                <w:webHidden/>
              </w:rPr>
              <w:instrText xml:space="preserve"> PAGEREF _Toc420933137 \h </w:instrText>
            </w:r>
            <w:r w:rsidR="00925B9C">
              <w:rPr>
                <w:noProof/>
                <w:webHidden/>
              </w:rPr>
            </w:r>
            <w:r w:rsidR="00925B9C">
              <w:rPr>
                <w:noProof/>
                <w:webHidden/>
              </w:rPr>
              <w:fldChar w:fldCharType="separate"/>
            </w:r>
            <w:r w:rsidR="00EA5130">
              <w:rPr>
                <w:noProof/>
                <w:webHidden/>
              </w:rPr>
              <w:t>48</w:t>
            </w:r>
            <w:r w:rsidR="00925B9C">
              <w:rPr>
                <w:noProof/>
                <w:webHidden/>
              </w:rPr>
              <w:fldChar w:fldCharType="end"/>
            </w:r>
          </w:hyperlink>
        </w:p>
        <w:p w14:paraId="635C9E2E" w14:textId="77777777" w:rsidR="00925B9C" w:rsidRDefault="0024409E">
          <w:pPr>
            <w:pStyle w:val="33"/>
            <w:rPr>
              <w:rFonts w:asciiTheme="minorHAnsi" w:eastAsiaTheme="minorEastAsia" w:hAnsiTheme="minorHAnsi" w:cstheme="minorBidi"/>
              <w:iCs w:val="0"/>
              <w:noProof/>
              <w:sz w:val="21"/>
              <w:szCs w:val="22"/>
            </w:rPr>
          </w:pPr>
          <w:hyperlink w:anchor="_Toc420933138" w:history="1">
            <w:r w:rsidR="00925B9C" w:rsidRPr="007F6FD9">
              <w:rPr>
                <w:rStyle w:val="a7"/>
                <w:rFonts w:ascii="黑体" w:eastAsia="黑体" w:hAnsi="黑体"/>
                <w:noProof/>
              </w:rPr>
              <w:t>4.1.5</w:t>
            </w:r>
            <w:r w:rsidR="00925B9C" w:rsidRPr="007F6FD9">
              <w:rPr>
                <w:rStyle w:val="a7"/>
                <w:noProof/>
              </w:rPr>
              <w:t xml:space="preserve"> </w:t>
            </w:r>
            <w:r w:rsidR="00925B9C" w:rsidRPr="007F6FD9">
              <w:rPr>
                <w:rStyle w:val="a7"/>
                <w:rFonts w:ascii="黑体" w:eastAsia="黑体" w:hAnsi="黑体"/>
                <w:noProof/>
              </w:rPr>
              <w:t>BaiduMap</w:t>
            </w:r>
            <w:r w:rsidR="00925B9C" w:rsidRPr="007F6FD9">
              <w:rPr>
                <w:rStyle w:val="a7"/>
                <w:rFonts w:ascii="黑体" w:eastAsia="黑体" w:hAnsi="黑体" w:hint="eastAsia"/>
                <w:noProof/>
              </w:rPr>
              <w:t>实现地理位置形象化展示</w:t>
            </w:r>
            <w:r w:rsidR="00925B9C">
              <w:rPr>
                <w:noProof/>
                <w:webHidden/>
              </w:rPr>
              <w:tab/>
            </w:r>
            <w:r w:rsidR="00925B9C">
              <w:rPr>
                <w:noProof/>
                <w:webHidden/>
              </w:rPr>
              <w:fldChar w:fldCharType="begin"/>
            </w:r>
            <w:r w:rsidR="00925B9C">
              <w:rPr>
                <w:noProof/>
                <w:webHidden/>
              </w:rPr>
              <w:instrText xml:space="preserve"> PAGEREF _Toc420933138 \h </w:instrText>
            </w:r>
            <w:r w:rsidR="00925B9C">
              <w:rPr>
                <w:noProof/>
                <w:webHidden/>
              </w:rPr>
            </w:r>
            <w:r w:rsidR="00925B9C">
              <w:rPr>
                <w:noProof/>
                <w:webHidden/>
              </w:rPr>
              <w:fldChar w:fldCharType="separate"/>
            </w:r>
            <w:r w:rsidR="00EA5130">
              <w:rPr>
                <w:noProof/>
                <w:webHidden/>
              </w:rPr>
              <w:t>48</w:t>
            </w:r>
            <w:r w:rsidR="00925B9C">
              <w:rPr>
                <w:noProof/>
                <w:webHidden/>
              </w:rPr>
              <w:fldChar w:fldCharType="end"/>
            </w:r>
          </w:hyperlink>
        </w:p>
        <w:p w14:paraId="732D30FC" w14:textId="77777777" w:rsidR="00925B9C" w:rsidRDefault="0024409E">
          <w:pPr>
            <w:pStyle w:val="23"/>
            <w:rPr>
              <w:rFonts w:asciiTheme="minorHAnsi" w:eastAsiaTheme="minorEastAsia" w:hAnsiTheme="minorHAnsi" w:cstheme="minorBidi"/>
              <w:smallCaps w:val="0"/>
              <w:noProof/>
              <w:sz w:val="21"/>
              <w:szCs w:val="22"/>
            </w:rPr>
          </w:pPr>
          <w:hyperlink w:anchor="_Toc420933139" w:history="1">
            <w:r w:rsidR="00925B9C" w:rsidRPr="007F6FD9">
              <w:rPr>
                <w:rStyle w:val="a7"/>
                <w:rFonts w:ascii="黑体" w:eastAsia="黑体" w:hAnsi="黑体"/>
                <w:noProof/>
              </w:rPr>
              <w:t>4.2</w:t>
            </w:r>
            <w:r w:rsidR="00925B9C" w:rsidRPr="007F6FD9">
              <w:rPr>
                <w:rStyle w:val="a7"/>
                <w:rFonts w:ascii="黑体" w:eastAsia="黑体" w:hAnsi="黑体" w:hint="eastAsia"/>
                <w:noProof/>
              </w:rPr>
              <w:t>地图单点地理位置展示功能的实现</w:t>
            </w:r>
            <w:r w:rsidR="00925B9C">
              <w:rPr>
                <w:noProof/>
                <w:webHidden/>
              </w:rPr>
              <w:tab/>
            </w:r>
            <w:r w:rsidR="00925B9C">
              <w:rPr>
                <w:noProof/>
                <w:webHidden/>
              </w:rPr>
              <w:fldChar w:fldCharType="begin"/>
            </w:r>
            <w:r w:rsidR="00925B9C">
              <w:rPr>
                <w:noProof/>
                <w:webHidden/>
              </w:rPr>
              <w:instrText xml:space="preserve"> PAGEREF _Toc420933139 \h </w:instrText>
            </w:r>
            <w:r w:rsidR="00925B9C">
              <w:rPr>
                <w:noProof/>
                <w:webHidden/>
              </w:rPr>
            </w:r>
            <w:r w:rsidR="00925B9C">
              <w:rPr>
                <w:noProof/>
                <w:webHidden/>
              </w:rPr>
              <w:fldChar w:fldCharType="separate"/>
            </w:r>
            <w:r w:rsidR="00EA5130">
              <w:rPr>
                <w:noProof/>
                <w:webHidden/>
              </w:rPr>
              <w:t>52</w:t>
            </w:r>
            <w:r w:rsidR="00925B9C">
              <w:rPr>
                <w:noProof/>
                <w:webHidden/>
              </w:rPr>
              <w:fldChar w:fldCharType="end"/>
            </w:r>
          </w:hyperlink>
        </w:p>
        <w:p w14:paraId="27BD316E" w14:textId="77777777" w:rsidR="00925B9C" w:rsidRDefault="0024409E">
          <w:pPr>
            <w:pStyle w:val="33"/>
            <w:rPr>
              <w:rFonts w:asciiTheme="minorHAnsi" w:eastAsiaTheme="minorEastAsia" w:hAnsiTheme="minorHAnsi" w:cstheme="minorBidi"/>
              <w:iCs w:val="0"/>
              <w:noProof/>
              <w:sz w:val="21"/>
              <w:szCs w:val="22"/>
            </w:rPr>
          </w:pPr>
          <w:hyperlink w:anchor="_Toc420933140" w:history="1">
            <w:r w:rsidR="00925B9C" w:rsidRPr="007F6FD9">
              <w:rPr>
                <w:rStyle w:val="a7"/>
                <w:rFonts w:ascii="黑体" w:eastAsia="黑体" w:hAnsi="黑体"/>
                <w:noProof/>
              </w:rPr>
              <w:t>4.2.1 BaiduMap</w:t>
            </w:r>
            <w:r w:rsidR="00925B9C" w:rsidRPr="007F6FD9">
              <w:rPr>
                <w:rStyle w:val="a7"/>
                <w:rFonts w:ascii="黑体" w:eastAsia="黑体" w:hAnsi="黑体" w:hint="eastAsia"/>
                <w:noProof/>
              </w:rPr>
              <w:t>自定义标注覆盖物绘制</w:t>
            </w:r>
            <w:r w:rsidR="00925B9C">
              <w:rPr>
                <w:noProof/>
                <w:webHidden/>
              </w:rPr>
              <w:tab/>
            </w:r>
            <w:r w:rsidR="00925B9C">
              <w:rPr>
                <w:noProof/>
                <w:webHidden/>
              </w:rPr>
              <w:fldChar w:fldCharType="begin"/>
            </w:r>
            <w:r w:rsidR="00925B9C">
              <w:rPr>
                <w:noProof/>
                <w:webHidden/>
              </w:rPr>
              <w:instrText xml:space="preserve"> PAGEREF _Toc420933140 \h </w:instrText>
            </w:r>
            <w:r w:rsidR="00925B9C">
              <w:rPr>
                <w:noProof/>
                <w:webHidden/>
              </w:rPr>
            </w:r>
            <w:r w:rsidR="00925B9C">
              <w:rPr>
                <w:noProof/>
                <w:webHidden/>
              </w:rPr>
              <w:fldChar w:fldCharType="separate"/>
            </w:r>
            <w:r w:rsidR="00EA5130">
              <w:rPr>
                <w:noProof/>
                <w:webHidden/>
              </w:rPr>
              <w:t>52</w:t>
            </w:r>
            <w:r w:rsidR="00925B9C">
              <w:rPr>
                <w:noProof/>
                <w:webHidden/>
              </w:rPr>
              <w:fldChar w:fldCharType="end"/>
            </w:r>
          </w:hyperlink>
        </w:p>
        <w:p w14:paraId="201E026F" w14:textId="77777777" w:rsidR="00925B9C" w:rsidRDefault="0024409E">
          <w:pPr>
            <w:pStyle w:val="33"/>
            <w:rPr>
              <w:rFonts w:asciiTheme="minorHAnsi" w:eastAsiaTheme="minorEastAsia" w:hAnsiTheme="minorHAnsi" w:cstheme="minorBidi"/>
              <w:iCs w:val="0"/>
              <w:noProof/>
              <w:sz w:val="21"/>
              <w:szCs w:val="22"/>
            </w:rPr>
          </w:pPr>
          <w:hyperlink w:anchor="_Toc420933141" w:history="1">
            <w:r w:rsidR="00925B9C" w:rsidRPr="007F6FD9">
              <w:rPr>
                <w:rStyle w:val="a7"/>
                <w:rFonts w:ascii="黑体" w:eastAsia="黑体" w:hAnsi="黑体"/>
                <w:noProof/>
              </w:rPr>
              <w:t>4.2.2 BaiduMap</w:t>
            </w:r>
            <w:r w:rsidR="00925B9C" w:rsidRPr="007F6FD9">
              <w:rPr>
                <w:rStyle w:val="a7"/>
                <w:rFonts w:ascii="黑体" w:eastAsia="黑体" w:hAnsi="黑体" w:hint="eastAsia"/>
                <w:noProof/>
              </w:rPr>
              <w:t>标注类在系统中的应用</w:t>
            </w:r>
            <w:r w:rsidR="00925B9C">
              <w:rPr>
                <w:noProof/>
                <w:webHidden/>
              </w:rPr>
              <w:tab/>
            </w:r>
            <w:r w:rsidR="00925B9C">
              <w:rPr>
                <w:noProof/>
                <w:webHidden/>
              </w:rPr>
              <w:fldChar w:fldCharType="begin"/>
            </w:r>
            <w:r w:rsidR="00925B9C">
              <w:rPr>
                <w:noProof/>
                <w:webHidden/>
              </w:rPr>
              <w:instrText xml:space="preserve"> PAGEREF _Toc420933141 \h </w:instrText>
            </w:r>
            <w:r w:rsidR="00925B9C">
              <w:rPr>
                <w:noProof/>
                <w:webHidden/>
              </w:rPr>
            </w:r>
            <w:r w:rsidR="00925B9C">
              <w:rPr>
                <w:noProof/>
                <w:webHidden/>
              </w:rPr>
              <w:fldChar w:fldCharType="separate"/>
            </w:r>
            <w:r w:rsidR="00EA5130">
              <w:rPr>
                <w:noProof/>
                <w:webHidden/>
              </w:rPr>
              <w:t>52</w:t>
            </w:r>
            <w:r w:rsidR="00925B9C">
              <w:rPr>
                <w:noProof/>
                <w:webHidden/>
              </w:rPr>
              <w:fldChar w:fldCharType="end"/>
            </w:r>
          </w:hyperlink>
        </w:p>
        <w:p w14:paraId="3A501C04" w14:textId="77777777" w:rsidR="00925B9C" w:rsidRDefault="0024409E">
          <w:pPr>
            <w:pStyle w:val="23"/>
            <w:rPr>
              <w:rFonts w:asciiTheme="minorHAnsi" w:eastAsiaTheme="minorEastAsia" w:hAnsiTheme="minorHAnsi" w:cstheme="minorBidi"/>
              <w:smallCaps w:val="0"/>
              <w:noProof/>
              <w:sz w:val="21"/>
              <w:szCs w:val="22"/>
            </w:rPr>
          </w:pPr>
          <w:hyperlink w:anchor="_Toc420933142" w:history="1">
            <w:r w:rsidR="00925B9C" w:rsidRPr="007F6FD9">
              <w:rPr>
                <w:rStyle w:val="a7"/>
                <w:rFonts w:ascii="黑体" w:eastAsia="黑体" w:hAnsi="黑体"/>
                <w:noProof/>
              </w:rPr>
              <w:t>4.3</w:t>
            </w:r>
            <w:r w:rsidR="00925B9C" w:rsidRPr="007F6FD9">
              <w:rPr>
                <w:rStyle w:val="a7"/>
                <w:rFonts w:ascii="黑体" w:eastAsia="黑体" w:hAnsi="黑体" w:hint="eastAsia"/>
                <w:noProof/>
              </w:rPr>
              <w:t>地图地理位置活动轨迹展示功能的实现</w:t>
            </w:r>
            <w:r w:rsidR="00925B9C">
              <w:rPr>
                <w:noProof/>
                <w:webHidden/>
              </w:rPr>
              <w:tab/>
            </w:r>
            <w:r w:rsidR="00925B9C">
              <w:rPr>
                <w:noProof/>
                <w:webHidden/>
              </w:rPr>
              <w:fldChar w:fldCharType="begin"/>
            </w:r>
            <w:r w:rsidR="00925B9C">
              <w:rPr>
                <w:noProof/>
                <w:webHidden/>
              </w:rPr>
              <w:instrText xml:space="preserve"> PAGEREF _Toc420933142 \h </w:instrText>
            </w:r>
            <w:r w:rsidR="00925B9C">
              <w:rPr>
                <w:noProof/>
                <w:webHidden/>
              </w:rPr>
            </w:r>
            <w:r w:rsidR="00925B9C">
              <w:rPr>
                <w:noProof/>
                <w:webHidden/>
              </w:rPr>
              <w:fldChar w:fldCharType="separate"/>
            </w:r>
            <w:r w:rsidR="00EA5130">
              <w:rPr>
                <w:noProof/>
                <w:webHidden/>
              </w:rPr>
              <w:t>53</w:t>
            </w:r>
            <w:r w:rsidR="00925B9C">
              <w:rPr>
                <w:noProof/>
                <w:webHidden/>
              </w:rPr>
              <w:fldChar w:fldCharType="end"/>
            </w:r>
          </w:hyperlink>
        </w:p>
        <w:p w14:paraId="2E4F8811" w14:textId="77777777" w:rsidR="00925B9C" w:rsidRDefault="0024409E">
          <w:pPr>
            <w:pStyle w:val="33"/>
            <w:rPr>
              <w:rFonts w:asciiTheme="minorHAnsi" w:eastAsiaTheme="minorEastAsia" w:hAnsiTheme="minorHAnsi" w:cstheme="minorBidi"/>
              <w:iCs w:val="0"/>
              <w:noProof/>
              <w:sz w:val="21"/>
              <w:szCs w:val="22"/>
            </w:rPr>
          </w:pPr>
          <w:hyperlink w:anchor="_Toc420933143" w:history="1">
            <w:r w:rsidR="00925B9C" w:rsidRPr="007F6FD9">
              <w:rPr>
                <w:rStyle w:val="a7"/>
                <w:rFonts w:ascii="黑体" w:eastAsia="黑体" w:hAnsi="黑体"/>
                <w:noProof/>
              </w:rPr>
              <w:t>4.3.1 BaiduMap</w:t>
            </w:r>
            <w:r w:rsidR="00925B9C" w:rsidRPr="007F6FD9">
              <w:rPr>
                <w:rStyle w:val="a7"/>
                <w:rFonts w:ascii="黑体" w:eastAsia="黑体" w:hAnsi="黑体" w:hint="eastAsia"/>
                <w:noProof/>
              </w:rPr>
              <w:t>自定义折线绘制</w:t>
            </w:r>
            <w:r w:rsidR="00925B9C">
              <w:rPr>
                <w:noProof/>
                <w:webHidden/>
              </w:rPr>
              <w:tab/>
            </w:r>
            <w:r w:rsidR="00925B9C">
              <w:rPr>
                <w:noProof/>
                <w:webHidden/>
              </w:rPr>
              <w:fldChar w:fldCharType="begin"/>
            </w:r>
            <w:r w:rsidR="00925B9C">
              <w:rPr>
                <w:noProof/>
                <w:webHidden/>
              </w:rPr>
              <w:instrText xml:space="preserve"> PAGEREF _Toc420933143 \h </w:instrText>
            </w:r>
            <w:r w:rsidR="00925B9C">
              <w:rPr>
                <w:noProof/>
                <w:webHidden/>
              </w:rPr>
            </w:r>
            <w:r w:rsidR="00925B9C">
              <w:rPr>
                <w:noProof/>
                <w:webHidden/>
              </w:rPr>
              <w:fldChar w:fldCharType="separate"/>
            </w:r>
            <w:r w:rsidR="00EA5130">
              <w:rPr>
                <w:noProof/>
                <w:webHidden/>
              </w:rPr>
              <w:t>53</w:t>
            </w:r>
            <w:r w:rsidR="00925B9C">
              <w:rPr>
                <w:noProof/>
                <w:webHidden/>
              </w:rPr>
              <w:fldChar w:fldCharType="end"/>
            </w:r>
          </w:hyperlink>
        </w:p>
        <w:p w14:paraId="3C23BA02" w14:textId="77777777" w:rsidR="00925B9C" w:rsidRDefault="0024409E">
          <w:pPr>
            <w:pStyle w:val="33"/>
            <w:rPr>
              <w:rFonts w:asciiTheme="minorHAnsi" w:eastAsiaTheme="minorEastAsia" w:hAnsiTheme="minorHAnsi" w:cstheme="minorBidi"/>
              <w:iCs w:val="0"/>
              <w:noProof/>
              <w:sz w:val="21"/>
              <w:szCs w:val="22"/>
            </w:rPr>
          </w:pPr>
          <w:hyperlink w:anchor="_Toc420933144" w:history="1">
            <w:r w:rsidR="00925B9C" w:rsidRPr="007F6FD9">
              <w:rPr>
                <w:rStyle w:val="a7"/>
                <w:rFonts w:ascii="黑体" w:eastAsia="黑体" w:hAnsi="黑体"/>
                <w:noProof/>
              </w:rPr>
              <w:t>4.3.2 BaiduMap</w:t>
            </w:r>
            <w:r w:rsidR="00925B9C" w:rsidRPr="007F6FD9">
              <w:rPr>
                <w:rStyle w:val="a7"/>
                <w:rFonts w:ascii="黑体" w:eastAsia="黑体" w:hAnsi="黑体" w:hint="eastAsia"/>
                <w:noProof/>
              </w:rPr>
              <w:t>折线类在系统中的应用</w:t>
            </w:r>
            <w:r w:rsidR="00925B9C">
              <w:rPr>
                <w:noProof/>
                <w:webHidden/>
              </w:rPr>
              <w:tab/>
            </w:r>
            <w:r w:rsidR="00925B9C">
              <w:rPr>
                <w:noProof/>
                <w:webHidden/>
              </w:rPr>
              <w:fldChar w:fldCharType="begin"/>
            </w:r>
            <w:r w:rsidR="00925B9C">
              <w:rPr>
                <w:noProof/>
                <w:webHidden/>
              </w:rPr>
              <w:instrText xml:space="preserve"> PAGEREF _Toc420933144 \h </w:instrText>
            </w:r>
            <w:r w:rsidR="00925B9C">
              <w:rPr>
                <w:noProof/>
                <w:webHidden/>
              </w:rPr>
            </w:r>
            <w:r w:rsidR="00925B9C">
              <w:rPr>
                <w:noProof/>
                <w:webHidden/>
              </w:rPr>
              <w:fldChar w:fldCharType="separate"/>
            </w:r>
            <w:r w:rsidR="00EA5130">
              <w:rPr>
                <w:noProof/>
                <w:webHidden/>
              </w:rPr>
              <w:t>54</w:t>
            </w:r>
            <w:r w:rsidR="00925B9C">
              <w:rPr>
                <w:noProof/>
                <w:webHidden/>
              </w:rPr>
              <w:fldChar w:fldCharType="end"/>
            </w:r>
          </w:hyperlink>
        </w:p>
        <w:p w14:paraId="41A3C3A8" w14:textId="77777777" w:rsidR="00925B9C" w:rsidRDefault="0024409E">
          <w:pPr>
            <w:pStyle w:val="23"/>
            <w:rPr>
              <w:rFonts w:asciiTheme="minorHAnsi" w:eastAsiaTheme="minorEastAsia" w:hAnsiTheme="minorHAnsi" w:cstheme="minorBidi"/>
              <w:smallCaps w:val="0"/>
              <w:noProof/>
              <w:sz w:val="21"/>
              <w:szCs w:val="22"/>
            </w:rPr>
          </w:pPr>
          <w:hyperlink w:anchor="_Toc420933145" w:history="1">
            <w:r w:rsidR="00925B9C" w:rsidRPr="007F6FD9">
              <w:rPr>
                <w:rStyle w:val="a7"/>
                <w:rFonts w:ascii="黑体" w:eastAsia="黑体" w:hAnsi="黑体"/>
                <w:noProof/>
              </w:rPr>
              <w:t>4.4</w:t>
            </w:r>
            <w:r w:rsidR="00925B9C" w:rsidRPr="007F6FD9">
              <w:rPr>
                <w:rStyle w:val="a7"/>
                <w:rFonts w:ascii="黑体" w:eastAsia="黑体" w:hAnsi="黑体" w:hint="eastAsia"/>
                <w:noProof/>
              </w:rPr>
              <w:t>地图矩形区域绘制功能实现</w:t>
            </w:r>
            <w:r w:rsidR="00925B9C">
              <w:rPr>
                <w:noProof/>
                <w:webHidden/>
              </w:rPr>
              <w:tab/>
            </w:r>
            <w:r w:rsidR="00925B9C">
              <w:rPr>
                <w:noProof/>
                <w:webHidden/>
              </w:rPr>
              <w:fldChar w:fldCharType="begin"/>
            </w:r>
            <w:r w:rsidR="00925B9C">
              <w:rPr>
                <w:noProof/>
                <w:webHidden/>
              </w:rPr>
              <w:instrText xml:space="preserve"> PAGEREF _Toc420933145 \h </w:instrText>
            </w:r>
            <w:r w:rsidR="00925B9C">
              <w:rPr>
                <w:noProof/>
                <w:webHidden/>
              </w:rPr>
            </w:r>
            <w:r w:rsidR="00925B9C">
              <w:rPr>
                <w:noProof/>
                <w:webHidden/>
              </w:rPr>
              <w:fldChar w:fldCharType="separate"/>
            </w:r>
            <w:r w:rsidR="00EA5130">
              <w:rPr>
                <w:noProof/>
                <w:webHidden/>
              </w:rPr>
              <w:t>54</w:t>
            </w:r>
            <w:r w:rsidR="00925B9C">
              <w:rPr>
                <w:noProof/>
                <w:webHidden/>
              </w:rPr>
              <w:fldChar w:fldCharType="end"/>
            </w:r>
          </w:hyperlink>
        </w:p>
        <w:p w14:paraId="4295D135" w14:textId="77777777" w:rsidR="00925B9C" w:rsidRDefault="0024409E">
          <w:pPr>
            <w:pStyle w:val="33"/>
            <w:rPr>
              <w:rFonts w:asciiTheme="minorHAnsi" w:eastAsiaTheme="minorEastAsia" w:hAnsiTheme="minorHAnsi" w:cstheme="minorBidi"/>
              <w:iCs w:val="0"/>
              <w:noProof/>
              <w:sz w:val="21"/>
              <w:szCs w:val="22"/>
            </w:rPr>
          </w:pPr>
          <w:hyperlink w:anchor="_Toc420933146" w:history="1">
            <w:r w:rsidR="00925B9C" w:rsidRPr="007F6FD9">
              <w:rPr>
                <w:rStyle w:val="a7"/>
                <w:rFonts w:ascii="黑体" w:eastAsia="黑体" w:hAnsi="黑体"/>
                <w:noProof/>
              </w:rPr>
              <w:t>4.4.1 BaiduMap</w:t>
            </w:r>
            <w:r w:rsidR="00925B9C" w:rsidRPr="007F6FD9">
              <w:rPr>
                <w:rStyle w:val="a7"/>
                <w:rFonts w:ascii="黑体" w:eastAsia="黑体" w:hAnsi="黑体" w:hint="eastAsia"/>
                <w:noProof/>
              </w:rPr>
              <w:t>多边形覆盖物绘制</w:t>
            </w:r>
            <w:r w:rsidR="00925B9C">
              <w:rPr>
                <w:noProof/>
                <w:webHidden/>
              </w:rPr>
              <w:tab/>
            </w:r>
            <w:r w:rsidR="00925B9C">
              <w:rPr>
                <w:noProof/>
                <w:webHidden/>
              </w:rPr>
              <w:fldChar w:fldCharType="begin"/>
            </w:r>
            <w:r w:rsidR="00925B9C">
              <w:rPr>
                <w:noProof/>
                <w:webHidden/>
              </w:rPr>
              <w:instrText xml:space="preserve"> PAGEREF _Toc420933146 \h </w:instrText>
            </w:r>
            <w:r w:rsidR="00925B9C">
              <w:rPr>
                <w:noProof/>
                <w:webHidden/>
              </w:rPr>
            </w:r>
            <w:r w:rsidR="00925B9C">
              <w:rPr>
                <w:noProof/>
                <w:webHidden/>
              </w:rPr>
              <w:fldChar w:fldCharType="separate"/>
            </w:r>
            <w:r w:rsidR="00EA5130">
              <w:rPr>
                <w:noProof/>
                <w:webHidden/>
              </w:rPr>
              <w:t>54</w:t>
            </w:r>
            <w:r w:rsidR="00925B9C">
              <w:rPr>
                <w:noProof/>
                <w:webHidden/>
              </w:rPr>
              <w:fldChar w:fldCharType="end"/>
            </w:r>
          </w:hyperlink>
        </w:p>
        <w:p w14:paraId="0887BB8B" w14:textId="77777777" w:rsidR="00925B9C" w:rsidRDefault="0024409E">
          <w:pPr>
            <w:pStyle w:val="33"/>
            <w:rPr>
              <w:rFonts w:asciiTheme="minorHAnsi" w:eastAsiaTheme="minorEastAsia" w:hAnsiTheme="minorHAnsi" w:cstheme="minorBidi"/>
              <w:iCs w:val="0"/>
              <w:noProof/>
              <w:sz w:val="21"/>
              <w:szCs w:val="22"/>
            </w:rPr>
          </w:pPr>
          <w:hyperlink w:anchor="_Toc420933147" w:history="1">
            <w:r w:rsidR="00925B9C" w:rsidRPr="007F6FD9">
              <w:rPr>
                <w:rStyle w:val="a7"/>
                <w:rFonts w:ascii="黑体" w:eastAsia="黑体" w:hAnsi="黑体"/>
                <w:noProof/>
              </w:rPr>
              <w:t>4.4.2</w:t>
            </w:r>
            <w:r w:rsidR="00925B9C" w:rsidRPr="007F6FD9">
              <w:rPr>
                <w:rStyle w:val="a7"/>
                <w:noProof/>
              </w:rPr>
              <w:t xml:space="preserve"> </w:t>
            </w:r>
            <w:r w:rsidR="00925B9C" w:rsidRPr="007F6FD9">
              <w:rPr>
                <w:rStyle w:val="a7"/>
                <w:rFonts w:ascii="黑体" w:eastAsia="黑体" w:hAnsi="黑体"/>
                <w:noProof/>
              </w:rPr>
              <w:t>BaiduMap</w:t>
            </w:r>
            <w:r w:rsidR="00925B9C" w:rsidRPr="007F6FD9">
              <w:rPr>
                <w:rStyle w:val="a7"/>
                <w:rFonts w:ascii="黑体" w:eastAsia="黑体" w:hAnsi="黑体" w:hint="eastAsia"/>
                <w:noProof/>
              </w:rPr>
              <w:t>通过两点经纬度计算矩形</w:t>
            </w:r>
            <w:r w:rsidR="00925B9C">
              <w:rPr>
                <w:noProof/>
                <w:webHidden/>
              </w:rPr>
              <w:tab/>
            </w:r>
            <w:r w:rsidR="00925B9C">
              <w:rPr>
                <w:noProof/>
                <w:webHidden/>
              </w:rPr>
              <w:fldChar w:fldCharType="begin"/>
            </w:r>
            <w:r w:rsidR="00925B9C">
              <w:rPr>
                <w:noProof/>
                <w:webHidden/>
              </w:rPr>
              <w:instrText xml:space="preserve"> PAGEREF _Toc420933147 \h </w:instrText>
            </w:r>
            <w:r w:rsidR="00925B9C">
              <w:rPr>
                <w:noProof/>
                <w:webHidden/>
              </w:rPr>
            </w:r>
            <w:r w:rsidR="00925B9C">
              <w:rPr>
                <w:noProof/>
                <w:webHidden/>
              </w:rPr>
              <w:fldChar w:fldCharType="separate"/>
            </w:r>
            <w:r w:rsidR="00EA5130">
              <w:rPr>
                <w:noProof/>
                <w:webHidden/>
              </w:rPr>
              <w:t>55</w:t>
            </w:r>
            <w:r w:rsidR="00925B9C">
              <w:rPr>
                <w:noProof/>
                <w:webHidden/>
              </w:rPr>
              <w:fldChar w:fldCharType="end"/>
            </w:r>
          </w:hyperlink>
        </w:p>
        <w:p w14:paraId="5A327C71" w14:textId="77777777" w:rsidR="00925B9C" w:rsidRDefault="0024409E">
          <w:pPr>
            <w:pStyle w:val="23"/>
            <w:rPr>
              <w:rFonts w:asciiTheme="minorHAnsi" w:eastAsiaTheme="minorEastAsia" w:hAnsiTheme="minorHAnsi" w:cstheme="minorBidi"/>
              <w:smallCaps w:val="0"/>
              <w:noProof/>
              <w:sz w:val="21"/>
              <w:szCs w:val="22"/>
            </w:rPr>
          </w:pPr>
          <w:hyperlink w:anchor="_Toc420933148" w:history="1">
            <w:r w:rsidR="00925B9C" w:rsidRPr="007F6FD9">
              <w:rPr>
                <w:rStyle w:val="a7"/>
                <w:rFonts w:ascii="黑体" w:eastAsia="黑体" w:hAnsi="黑体"/>
                <w:noProof/>
              </w:rPr>
              <w:t>4.5</w:t>
            </w:r>
            <w:r w:rsidR="00925B9C" w:rsidRPr="007F6FD9">
              <w:rPr>
                <w:rStyle w:val="a7"/>
                <w:rFonts w:ascii="黑体" w:eastAsia="黑体" w:hAnsi="黑体" w:hint="eastAsia"/>
                <w:noProof/>
              </w:rPr>
              <w:t>地理位置推送功能实现</w:t>
            </w:r>
            <w:r w:rsidR="00925B9C">
              <w:rPr>
                <w:noProof/>
                <w:webHidden/>
              </w:rPr>
              <w:tab/>
            </w:r>
            <w:r w:rsidR="00925B9C">
              <w:rPr>
                <w:noProof/>
                <w:webHidden/>
              </w:rPr>
              <w:fldChar w:fldCharType="begin"/>
            </w:r>
            <w:r w:rsidR="00925B9C">
              <w:rPr>
                <w:noProof/>
                <w:webHidden/>
              </w:rPr>
              <w:instrText xml:space="preserve"> PAGEREF _Toc420933148 \h </w:instrText>
            </w:r>
            <w:r w:rsidR="00925B9C">
              <w:rPr>
                <w:noProof/>
                <w:webHidden/>
              </w:rPr>
            </w:r>
            <w:r w:rsidR="00925B9C">
              <w:rPr>
                <w:noProof/>
                <w:webHidden/>
              </w:rPr>
              <w:fldChar w:fldCharType="separate"/>
            </w:r>
            <w:r w:rsidR="00EA5130">
              <w:rPr>
                <w:noProof/>
                <w:webHidden/>
              </w:rPr>
              <w:t>55</w:t>
            </w:r>
            <w:r w:rsidR="00925B9C">
              <w:rPr>
                <w:noProof/>
                <w:webHidden/>
              </w:rPr>
              <w:fldChar w:fldCharType="end"/>
            </w:r>
          </w:hyperlink>
        </w:p>
        <w:p w14:paraId="5DDCD6B0" w14:textId="77777777" w:rsidR="00925B9C" w:rsidRDefault="0024409E">
          <w:pPr>
            <w:pStyle w:val="33"/>
            <w:rPr>
              <w:rFonts w:asciiTheme="minorHAnsi" w:eastAsiaTheme="minorEastAsia" w:hAnsiTheme="minorHAnsi" w:cstheme="minorBidi"/>
              <w:iCs w:val="0"/>
              <w:noProof/>
              <w:sz w:val="21"/>
              <w:szCs w:val="22"/>
            </w:rPr>
          </w:pPr>
          <w:hyperlink w:anchor="_Toc420933149" w:history="1">
            <w:r w:rsidR="00925B9C" w:rsidRPr="007F6FD9">
              <w:rPr>
                <w:rStyle w:val="a7"/>
                <w:rFonts w:ascii="黑体" w:eastAsia="黑体" w:hAnsi="黑体"/>
                <w:noProof/>
              </w:rPr>
              <w:t>4.5.1</w:t>
            </w:r>
            <w:r w:rsidR="00925B9C" w:rsidRPr="007F6FD9">
              <w:rPr>
                <w:rStyle w:val="a7"/>
                <w:rFonts w:ascii="黑体" w:eastAsia="黑体" w:hAnsi="黑体" w:hint="eastAsia"/>
                <w:noProof/>
              </w:rPr>
              <w:t>地理位置短信推送</w:t>
            </w:r>
            <w:r w:rsidR="00925B9C">
              <w:rPr>
                <w:noProof/>
                <w:webHidden/>
              </w:rPr>
              <w:tab/>
            </w:r>
            <w:r w:rsidR="00925B9C">
              <w:rPr>
                <w:noProof/>
                <w:webHidden/>
              </w:rPr>
              <w:fldChar w:fldCharType="begin"/>
            </w:r>
            <w:r w:rsidR="00925B9C">
              <w:rPr>
                <w:noProof/>
                <w:webHidden/>
              </w:rPr>
              <w:instrText xml:space="preserve"> PAGEREF _Toc420933149 \h </w:instrText>
            </w:r>
            <w:r w:rsidR="00925B9C">
              <w:rPr>
                <w:noProof/>
                <w:webHidden/>
              </w:rPr>
            </w:r>
            <w:r w:rsidR="00925B9C">
              <w:rPr>
                <w:noProof/>
                <w:webHidden/>
              </w:rPr>
              <w:fldChar w:fldCharType="separate"/>
            </w:r>
            <w:r w:rsidR="00EA5130">
              <w:rPr>
                <w:noProof/>
                <w:webHidden/>
              </w:rPr>
              <w:t>55</w:t>
            </w:r>
            <w:r w:rsidR="00925B9C">
              <w:rPr>
                <w:noProof/>
                <w:webHidden/>
              </w:rPr>
              <w:fldChar w:fldCharType="end"/>
            </w:r>
          </w:hyperlink>
        </w:p>
        <w:p w14:paraId="7C24FD65" w14:textId="77777777" w:rsidR="00925B9C" w:rsidRDefault="0024409E">
          <w:pPr>
            <w:pStyle w:val="11"/>
            <w:rPr>
              <w:rFonts w:asciiTheme="minorHAnsi" w:eastAsiaTheme="minorEastAsia" w:hAnsiTheme="minorHAnsi" w:cstheme="minorBidi"/>
              <w:b w:val="0"/>
              <w:bCs w:val="0"/>
              <w:caps w:val="0"/>
              <w:noProof/>
              <w:sz w:val="21"/>
              <w:szCs w:val="22"/>
            </w:rPr>
          </w:pPr>
          <w:hyperlink w:anchor="_Toc420933150" w:history="1">
            <w:r w:rsidR="00925B9C" w:rsidRPr="007F6FD9">
              <w:rPr>
                <w:rStyle w:val="a7"/>
                <w:rFonts w:ascii="黑体" w:eastAsia="黑体" w:hAnsi="黑体" w:hint="eastAsia"/>
                <w:noProof/>
              </w:rPr>
              <w:t>结</w:t>
            </w:r>
            <w:r w:rsidR="00925B9C" w:rsidRPr="007F6FD9">
              <w:rPr>
                <w:rStyle w:val="a7"/>
                <w:rFonts w:ascii="黑体" w:eastAsia="黑体" w:hAnsi="黑体"/>
                <w:noProof/>
              </w:rPr>
              <w:t xml:space="preserve">  </w:t>
            </w:r>
            <w:r w:rsidR="00925B9C" w:rsidRPr="007F6FD9">
              <w:rPr>
                <w:rStyle w:val="a7"/>
                <w:rFonts w:ascii="黑体" w:eastAsia="黑体" w:hAnsi="黑体" w:hint="eastAsia"/>
                <w:noProof/>
              </w:rPr>
              <w:t>论</w:t>
            </w:r>
            <w:r w:rsidR="00925B9C">
              <w:rPr>
                <w:noProof/>
                <w:webHidden/>
              </w:rPr>
              <w:tab/>
            </w:r>
            <w:r w:rsidR="00925B9C">
              <w:rPr>
                <w:noProof/>
                <w:webHidden/>
              </w:rPr>
              <w:fldChar w:fldCharType="begin"/>
            </w:r>
            <w:r w:rsidR="00925B9C">
              <w:rPr>
                <w:noProof/>
                <w:webHidden/>
              </w:rPr>
              <w:instrText xml:space="preserve"> PAGEREF _Toc420933150 \h </w:instrText>
            </w:r>
            <w:r w:rsidR="00925B9C">
              <w:rPr>
                <w:noProof/>
                <w:webHidden/>
              </w:rPr>
            </w:r>
            <w:r w:rsidR="00925B9C">
              <w:rPr>
                <w:noProof/>
                <w:webHidden/>
              </w:rPr>
              <w:fldChar w:fldCharType="separate"/>
            </w:r>
            <w:r w:rsidR="00EA5130">
              <w:rPr>
                <w:noProof/>
                <w:webHidden/>
              </w:rPr>
              <w:t>56</w:t>
            </w:r>
            <w:r w:rsidR="00925B9C">
              <w:rPr>
                <w:noProof/>
                <w:webHidden/>
              </w:rPr>
              <w:fldChar w:fldCharType="end"/>
            </w:r>
          </w:hyperlink>
        </w:p>
        <w:p w14:paraId="3219F544" w14:textId="77777777" w:rsidR="00925B9C" w:rsidRDefault="0024409E">
          <w:pPr>
            <w:pStyle w:val="11"/>
            <w:rPr>
              <w:rFonts w:asciiTheme="minorHAnsi" w:eastAsiaTheme="minorEastAsia" w:hAnsiTheme="minorHAnsi" w:cstheme="minorBidi"/>
              <w:b w:val="0"/>
              <w:bCs w:val="0"/>
              <w:caps w:val="0"/>
              <w:noProof/>
              <w:sz w:val="21"/>
              <w:szCs w:val="22"/>
            </w:rPr>
          </w:pPr>
          <w:hyperlink w:anchor="_Toc420933151" w:history="1">
            <w:r w:rsidR="00925B9C" w:rsidRPr="007F6FD9">
              <w:rPr>
                <w:rStyle w:val="a7"/>
                <w:rFonts w:ascii="黑体" w:eastAsia="黑体" w:hAnsi="黑体" w:hint="eastAsia"/>
                <w:noProof/>
              </w:rPr>
              <w:t>致</w:t>
            </w:r>
            <w:r w:rsidR="00925B9C" w:rsidRPr="007F6FD9">
              <w:rPr>
                <w:rStyle w:val="a7"/>
                <w:rFonts w:ascii="黑体" w:eastAsia="黑体" w:hAnsi="黑体"/>
                <w:noProof/>
              </w:rPr>
              <w:t xml:space="preserve">  </w:t>
            </w:r>
            <w:r w:rsidR="00925B9C" w:rsidRPr="007F6FD9">
              <w:rPr>
                <w:rStyle w:val="a7"/>
                <w:rFonts w:ascii="黑体" w:eastAsia="黑体" w:hAnsi="黑体" w:hint="eastAsia"/>
                <w:noProof/>
              </w:rPr>
              <w:t>谢</w:t>
            </w:r>
            <w:r w:rsidR="00925B9C">
              <w:rPr>
                <w:noProof/>
                <w:webHidden/>
              </w:rPr>
              <w:tab/>
            </w:r>
            <w:r w:rsidR="00925B9C">
              <w:rPr>
                <w:noProof/>
                <w:webHidden/>
              </w:rPr>
              <w:fldChar w:fldCharType="begin"/>
            </w:r>
            <w:r w:rsidR="00925B9C">
              <w:rPr>
                <w:noProof/>
                <w:webHidden/>
              </w:rPr>
              <w:instrText xml:space="preserve"> PAGEREF _Toc420933151 \h </w:instrText>
            </w:r>
            <w:r w:rsidR="00925B9C">
              <w:rPr>
                <w:noProof/>
                <w:webHidden/>
              </w:rPr>
            </w:r>
            <w:r w:rsidR="00925B9C">
              <w:rPr>
                <w:noProof/>
                <w:webHidden/>
              </w:rPr>
              <w:fldChar w:fldCharType="separate"/>
            </w:r>
            <w:r w:rsidR="00EA5130">
              <w:rPr>
                <w:noProof/>
                <w:webHidden/>
              </w:rPr>
              <w:t>57</w:t>
            </w:r>
            <w:r w:rsidR="00925B9C">
              <w:rPr>
                <w:noProof/>
                <w:webHidden/>
              </w:rPr>
              <w:fldChar w:fldCharType="end"/>
            </w:r>
          </w:hyperlink>
        </w:p>
        <w:p w14:paraId="28E308FF" w14:textId="77777777" w:rsidR="00925B9C" w:rsidRDefault="0024409E">
          <w:pPr>
            <w:pStyle w:val="11"/>
            <w:rPr>
              <w:rFonts w:asciiTheme="minorHAnsi" w:eastAsiaTheme="minorEastAsia" w:hAnsiTheme="minorHAnsi" w:cstheme="minorBidi"/>
              <w:b w:val="0"/>
              <w:bCs w:val="0"/>
              <w:caps w:val="0"/>
              <w:noProof/>
              <w:sz w:val="21"/>
              <w:szCs w:val="22"/>
            </w:rPr>
          </w:pPr>
          <w:hyperlink w:anchor="_Toc420933152" w:history="1">
            <w:r w:rsidR="00925B9C" w:rsidRPr="007F6FD9">
              <w:rPr>
                <w:rStyle w:val="a7"/>
                <w:rFonts w:ascii="黑体" w:eastAsia="黑体" w:hAnsi="黑体" w:hint="eastAsia"/>
                <w:noProof/>
              </w:rPr>
              <w:t>参考文献</w:t>
            </w:r>
            <w:r w:rsidR="00925B9C">
              <w:rPr>
                <w:noProof/>
                <w:webHidden/>
              </w:rPr>
              <w:tab/>
            </w:r>
            <w:r w:rsidR="00925B9C">
              <w:rPr>
                <w:noProof/>
                <w:webHidden/>
              </w:rPr>
              <w:fldChar w:fldCharType="begin"/>
            </w:r>
            <w:r w:rsidR="00925B9C">
              <w:rPr>
                <w:noProof/>
                <w:webHidden/>
              </w:rPr>
              <w:instrText xml:space="preserve"> PAGEREF _Toc420933152 \h </w:instrText>
            </w:r>
            <w:r w:rsidR="00925B9C">
              <w:rPr>
                <w:noProof/>
                <w:webHidden/>
              </w:rPr>
            </w:r>
            <w:r w:rsidR="00925B9C">
              <w:rPr>
                <w:noProof/>
                <w:webHidden/>
              </w:rPr>
              <w:fldChar w:fldCharType="separate"/>
            </w:r>
            <w:r w:rsidR="00EA5130">
              <w:rPr>
                <w:noProof/>
                <w:webHidden/>
              </w:rPr>
              <w:t>58</w:t>
            </w:r>
            <w:r w:rsidR="00925B9C">
              <w:rPr>
                <w:noProof/>
                <w:webHidden/>
              </w:rPr>
              <w:fldChar w:fldCharType="end"/>
            </w:r>
          </w:hyperlink>
        </w:p>
        <w:p w14:paraId="2A0F14E7" w14:textId="28DCE991" w:rsidR="00925B9C" w:rsidRDefault="00925B9C">
          <w:r>
            <w:rPr>
              <w:b/>
              <w:bCs/>
              <w:lang w:val="zh-CN"/>
            </w:rPr>
            <w:fldChar w:fldCharType="end"/>
          </w:r>
        </w:p>
      </w:sdtContent>
    </w:sdt>
    <w:p w14:paraId="2C71010C" w14:textId="77777777" w:rsidR="00925B9C" w:rsidRDefault="00925B9C" w:rsidP="00922420">
      <w:pPr>
        <w:adjustRightInd w:val="0"/>
        <w:snapToGrid w:val="0"/>
        <w:spacing w:line="440" w:lineRule="exact"/>
        <w:jc w:val="center"/>
        <w:rPr>
          <w:rFonts w:ascii="黑体" w:eastAsia="黑体" w:hAnsi="黑体"/>
          <w:smallCaps/>
          <w:sz w:val="36"/>
          <w:szCs w:val="36"/>
        </w:rPr>
      </w:pPr>
    </w:p>
    <w:p w14:paraId="2578E07A" w14:textId="77777777" w:rsidR="006E0F42" w:rsidRPr="00F249DC" w:rsidRDefault="006E0F42" w:rsidP="006E0F42">
      <w:pPr>
        <w:pStyle w:val="1"/>
        <w:jc w:val="center"/>
        <w:rPr>
          <w:rFonts w:ascii="黑体" w:eastAsia="黑体" w:hAnsi="黑体"/>
          <w:b w:val="0"/>
          <w:color w:val="000000"/>
          <w:sz w:val="36"/>
          <w:szCs w:val="36"/>
        </w:rPr>
      </w:pPr>
      <w:bookmarkStart w:id="47" w:name="_Toc356378576"/>
      <w:bookmarkStart w:id="48" w:name="_Toc356381675"/>
      <w:bookmarkStart w:id="49" w:name="_Toc356990796"/>
      <w:bookmarkStart w:id="50" w:name="_Toc420932603"/>
      <w:bookmarkStart w:id="51" w:name="_Toc420933102"/>
      <w:bookmarkStart w:id="52" w:name="_Toc326847721"/>
      <w:bookmarkStart w:id="53" w:name="_Toc326848045"/>
      <w:bookmarkStart w:id="54" w:name="_Toc326848308"/>
      <w:bookmarkStart w:id="55" w:name="_Toc326875536"/>
      <w:r w:rsidRPr="00F249DC">
        <w:rPr>
          <w:rFonts w:ascii="黑体" w:eastAsia="黑体" w:hAnsi="黑体" w:hint="eastAsia"/>
          <w:b w:val="0"/>
          <w:color w:val="000000"/>
          <w:sz w:val="36"/>
          <w:szCs w:val="36"/>
        </w:rPr>
        <w:lastRenderedPageBreak/>
        <w:t>第一章 绪论</w:t>
      </w:r>
      <w:bookmarkEnd w:id="47"/>
      <w:bookmarkEnd w:id="48"/>
      <w:bookmarkEnd w:id="49"/>
      <w:bookmarkEnd w:id="50"/>
      <w:bookmarkEnd w:id="51"/>
    </w:p>
    <w:p w14:paraId="29486BE8" w14:textId="77777777" w:rsidR="006E0F42" w:rsidRPr="00F249DC" w:rsidRDefault="006E0F42" w:rsidP="006E0F42">
      <w:pPr>
        <w:pStyle w:val="2"/>
        <w:rPr>
          <w:rFonts w:ascii="黑体" w:eastAsia="黑体" w:hAnsi="黑体"/>
          <w:b w:val="0"/>
          <w:color w:val="000000"/>
          <w:sz w:val="28"/>
          <w:szCs w:val="28"/>
        </w:rPr>
      </w:pPr>
      <w:bookmarkStart w:id="56" w:name="_Toc356336378"/>
      <w:bookmarkStart w:id="57" w:name="_Toc356337264"/>
      <w:bookmarkStart w:id="58" w:name="_Toc356381676"/>
      <w:bookmarkStart w:id="59" w:name="_Toc356990797"/>
      <w:bookmarkStart w:id="60" w:name="_Toc420932604"/>
      <w:bookmarkStart w:id="61" w:name="_Toc420933103"/>
      <w:r w:rsidRPr="00F249DC">
        <w:rPr>
          <w:rFonts w:ascii="黑体" w:eastAsia="黑体" w:hAnsi="黑体" w:hint="eastAsia"/>
          <w:b w:val="0"/>
          <w:color w:val="000000"/>
          <w:sz w:val="28"/>
          <w:szCs w:val="28"/>
        </w:rPr>
        <w:t>1.1课题意义及目的</w:t>
      </w:r>
      <w:bookmarkEnd w:id="56"/>
      <w:bookmarkEnd w:id="57"/>
      <w:bookmarkEnd w:id="58"/>
      <w:bookmarkEnd w:id="59"/>
      <w:bookmarkEnd w:id="60"/>
      <w:bookmarkEnd w:id="61"/>
    </w:p>
    <w:p w14:paraId="5A6076FA" w14:textId="77777777" w:rsidR="006E0F42" w:rsidRDefault="006E0F42" w:rsidP="006E0F42">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公安机关的人民警察是社会安定的定海神针，我们和平安定的生活坏境离不开众多人民警察的贡献。随着科技的发展，人民警察在预防、制止和侦查犯罪活动也有了更丰富的手段来提高人民警察的办案效率，在当今几乎人手一部智能机的时代，对犯罪嫌疑人的追踪也有了更为高效的方法，这就需要根据各个不同的网络设备在不同时间的地理信息来制定出科学合理的方法来存储地理信息、分析地理信息、展示地理信息。</w:t>
      </w:r>
    </w:p>
    <w:p w14:paraId="41C12A8A" w14:textId="77777777" w:rsidR="006E0F42" w:rsidRPr="00A25DC2" w:rsidRDefault="006E0F42" w:rsidP="006E0F42">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以前公安干警通过手机对犯罪嫌疑人进行定位和追踪是通过基站定位的方法，这种方法费日费时并且准确度低，而且无法通过大数据分析对犯罪行为进行预防和分析。如今计算机</w:t>
      </w:r>
      <w:r w:rsidRPr="00A25DC2">
        <w:rPr>
          <w:rFonts w:ascii="宋体" w:hAnsi="宋体" w:cs="Arial" w:hint="eastAsia"/>
          <w:color w:val="000000"/>
          <w:kern w:val="0"/>
          <w:sz w:val="24"/>
        </w:rPr>
        <w:t>技术已应用于各行各业，</w:t>
      </w:r>
      <w:r>
        <w:rPr>
          <w:rFonts w:ascii="宋体" w:hAnsi="宋体" w:cs="Arial" w:hint="eastAsia"/>
          <w:color w:val="000000"/>
          <w:kern w:val="0"/>
          <w:sz w:val="24"/>
        </w:rPr>
        <w:t>智能追踪、精准定位和大数据分析是发展的必然</w:t>
      </w:r>
      <w:r w:rsidRPr="00A25DC2">
        <w:rPr>
          <w:rFonts w:ascii="宋体" w:hAnsi="宋体" w:cs="Arial" w:hint="eastAsia"/>
          <w:color w:val="000000"/>
          <w:kern w:val="0"/>
          <w:sz w:val="24"/>
        </w:rPr>
        <w:t>，它将简化</w:t>
      </w:r>
      <w:r>
        <w:rPr>
          <w:rFonts w:ascii="宋体" w:hAnsi="宋体" w:cs="Arial" w:hint="eastAsia"/>
          <w:color w:val="000000"/>
          <w:kern w:val="0"/>
          <w:sz w:val="24"/>
        </w:rPr>
        <w:t>公安民警对犯罪嫌疑人的追踪难度，提高案件的侦破效率，降低案件的侦破时间</w:t>
      </w:r>
      <w:r w:rsidRPr="00A25DC2">
        <w:rPr>
          <w:rFonts w:ascii="宋体" w:hAnsi="宋体" w:cs="Arial" w:hint="eastAsia"/>
          <w:color w:val="000000"/>
          <w:kern w:val="0"/>
          <w:sz w:val="24"/>
        </w:rPr>
        <w:t>，</w:t>
      </w:r>
      <w:r>
        <w:rPr>
          <w:rFonts w:ascii="宋体" w:hAnsi="宋体" w:cs="Arial" w:hint="eastAsia"/>
          <w:color w:val="000000"/>
          <w:kern w:val="0"/>
          <w:sz w:val="24"/>
        </w:rPr>
        <w:t>并一定程度上</w:t>
      </w:r>
      <w:r w:rsidRPr="00A25DC2">
        <w:rPr>
          <w:rFonts w:ascii="宋体" w:hAnsi="宋体" w:cs="Arial" w:hint="eastAsia"/>
          <w:color w:val="000000"/>
          <w:kern w:val="0"/>
          <w:sz w:val="24"/>
        </w:rPr>
        <w:t>给</w:t>
      </w:r>
      <w:r>
        <w:rPr>
          <w:rFonts w:ascii="宋体" w:hAnsi="宋体" w:cs="Arial" w:hint="eastAsia"/>
          <w:color w:val="000000"/>
          <w:kern w:val="0"/>
          <w:sz w:val="24"/>
        </w:rPr>
        <w:t>刑侦工作带来活力和竞争，对改善和提高公安网侦能力</w:t>
      </w:r>
      <w:r w:rsidRPr="00A25DC2">
        <w:rPr>
          <w:rFonts w:ascii="宋体" w:hAnsi="宋体" w:cs="Arial" w:hint="eastAsia"/>
          <w:color w:val="000000"/>
          <w:kern w:val="0"/>
          <w:sz w:val="24"/>
        </w:rPr>
        <w:t>具有重要而积极的意义。</w:t>
      </w:r>
      <w:r w:rsidRPr="00F249DC">
        <w:rPr>
          <w:rFonts w:ascii="宋体" w:hAnsi="宋体" w:cs="Arial" w:hint="eastAsia"/>
          <w:color w:val="000000"/>
          <w:kern w:val="0"/>
          <w:sz w:val="24"/>
        </w:rPr>
        <w:t>课题旨在开发一个</w:t>
      </w:r>
      <w:r>
        <w:rPr>
          <w:rFonts w:ascii="宋体" w:hAnsi="宋体" w:cs="Arial" w:hint="eastAsia"/>
          <w:color w:val="000000"/>
          <w:kern w:val="0"/>
          <w:sz w:val="24"/>
        </w:rPr>
        <w:t>地理位置信息</w:t>
      </w:r>
      <w:r w:rsidRPr="00F249DC">
        <w:rPr>
          <w:rFonts w:ascii="宋体" w:hAnsi="宋体" w:cs="Arial" w:hint="eastAsia"/>
          <w:color w:val="000000"/>
          <w:kern w:val="0"/>
          <w:sz w:val="24"/>
        </w:rPr>
        <w:t>系统，</w:t>
      </w:r>
      <w:r>
        <w:rPr>
          <w:rFonts w:ascii="宋体" w:hAnsi="宋体" w:cs="Arial" w:hint="eastAsia"/>
          <w:color w:val="000000"/>
          <w:kern w:val="0"/>
          <w:sz w:val="24"/>
        </w:rPr>
        <w:t>对地理位置信息进行有效管理，用地图的形式展示地理位置信息，合理分析原始数据，及时短信推送提醒</w:t>
      </w:r>
      <w:r w:rsidRPr="00F249DC">
        <w:rPr>
          <w:rFonts w:ascii="宋体" w:hAnsi="宋体" w:cs="Arial" w:hint="eastAsia"/>
          <w:color w:val="000000"/>
          <w:kern w:val="0"/>
          <w:sz w:val="24"/>
        </w:rPr>
        <w:t>，最终</w:t>
      </w:r>
      <w:r>
        <w:rPr>
          <w:rFonts w:ascii="宋体" w:hAnsi="宋体" w:cs="Arial" w:hint="eastAsia"/>
          <w:color w:val="000000"/>
          <w:kern w:val="0"/>
          <w:sz w:val="24"/>
        </w:rPr>
        <w:t>实现对移动设备的网络</w:t>
      </w:r>
      <w:r>
        <w:rPr>
          <w:rFonts w:ascii="宋体" w:hAnsi="宋体" w:cs="Arial"/>
          <w:color w:val="000000"/>
          <w:kern w:val="0"/>
          <w:sz w:val="24"/>
        </w:rPr>
        <w:t>GPS</w:t>
      </w:r>
      <w:r>
        <w:rPr>
          <w:rFonts w:ascii="宋体" w:hAnsi="宋体" w:cs="Arial" w:hint="eastAsia"/>
          <w:color w:val="000000"/>
          <w:kern w:val="0"/>
          <w:sz w:val="24"/>
        </w:rPr>
        <w:t>数据的监控和分析。</w:t>
      </w:r>
    </w:p>
    <w:p w14:paraId="2A89C22E" w14:textId="77777777" w:rsidR="006E0F42" w:rsidRPr="00F249DC" w:rsidRDefault="006E0F42" w:rsidP="006E0F42">
      <w:pPr>
        <w:pStyle w:val="2"/>
        <w:rPr>
          <w:rFonts w:ascii="黑体" w:eastAsia="黑体" w:hAnsi="黑体"/>
          <w:b w:val="0"/>
          <w:color w:val="000000"/>
          <w:sz w:val="28"/>
          <w:szCs w:val="28"/>
        </w:rPr>
      </w:pPr>
      <w:bookmarkStart w:id="62" w:name="_Toc356381678"/>
      <w:bookmarkStart w:id="63" w:name="_Toc356990798"/>
      <w:bookmarkStart w:id="64" w:name="_Toc420932605"/>
      <w:bookmarkStart w:id="65" w:name="_Toc420933104"/>
      <w:r w:rsidRPr="00F249DC">
        <w:rPr>
          <w:rFonts w:ascii="黑体" w:eastAsia="黑体" w:hAnsi="黑体" w:hint="eastAsia"/>
          <w:b w:val="0"/>
          <w:color w:val="000000"/>
          <w:sz w:val="28"/>
          <w:szCs w:val="28"/>
        </w:rPr>
        <w:t>1.2国内外发展现状</w:t>
      </w:r>
      <w:bookmarkEnd w:id="62"/>
      <w:bookmarkEnd w:id="63"/>
      <w:bookmarkEnd w:id="64"/>
      <w:bookmarkEnd w:id="65"/>
    </w:p>
    <w:p w14:paraId="01EB3495" w14:textId="26B9E524" w:rsidR="006E0F42" w:rsidRPr="00F249DC" w:rsidRDefault="006E0F42" w:rsidP="006E0F42">
      <w:pPr>
        <w:spacing w:before="100" w:after="50" w:line="440" w:lineRule="exact"/>
        <w:ind w:firstLine="420"/>
        <w:rPr>
          <w:rFonts w:ascii="宋体" w:hAnsi="宋体" w:cs="Arial"/>
          <w:color w:val="000000"/>
          <w:kern w:val="0"/>
          <w:sz w:val="24"/>
        </w:rPr>
      </w:pP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信息系统</w:t>
      </w:r>
      <w:r w:rsidRPr="00B53CCE">
        <w:rPr>
          <w:rFonts w:asciiTheme="minorEastAsia" w:eastAsiaTheme="minorEastAsia" w:hAnsiTheme="minorEastAsia" w:cs="Arial"/>
          <w:color w:val="333333"/>
          <w:sz w:val="24"/>
          <w:shd w:val="clear" w:color="auto" w:fill="FFFFFF"/>
        </w:rPr>
        <w:t>（Geographic Information System或 Geo－Information system，GIS）</w:t>
      </w:r>
      <w:r w:rsidRPr="00B53CCE">
        <w:rPr>
          <w:rFonts w:asciiTheme="minorEastAsia" w:eastAsiaTheme="minorEastAsia" w:hAnsiTheme="minorEastAsia"/>
          <w:color w:val="000000"/>
          <w:sz w:val="24"/>
        </w:rPr>
        <w:t>，</w:t>
      </w:r>
      <w:r w:rsidRPr="00B53CCE">
        <w:rPr>
          <w:rFonts w:asciiTheme="minorEastAsia" w:eastAsiaTheme="minorEastAsia" w:hAnsiTheme="minorEastAsia" w:hint="eastAsia"/>
          <w:color w:val="000000"/>
          <w:sz w:val="24"/>
        </w:rPr>
        <w:t>是在</w:t>
      </w:r>
      <w:r w:rsidRPr="00B53CCE">
        <w:rPr>
          <w:rFonts w:asciiTheme="minorEastAsia" w:eastAsiaTheme="minorEastAsia" w:hAnsiTheme="minorEastAsia"/>
          <w:color w:val="000000"/>
          <w:sz w:val="24"/>
        </w:rPr>
        <w:t>计算机</w:t>
      </w:r>
      <w:r w:rsidRPr="00B53CCE">
        <w:rPr>
          <w:rFonts w:asciiTheme="minorEastAsia" w:eastAsiaTheme="minorEastAsia" w:hAnsiTheme="minorEastAsia" w:hint="eastAsia"/>
          <w:color w:val="000000"/>
          <w:sz w:val="24"/>
        </w:rPr>
        <w:t>硬</w:t>
      </w:r>
      <w:r w:rsidRPr="00B53CCE">
        <w:rPr>
          <w:rFonts w:asciiTheme="minorEastAsia" w:eastAsiaTheme="minorEastAsia" w:hAnsiTheme="minorEastAsia"/>
          <w:color w:val="000000"/>
          <w:sz w:val="24"/>
        </w:rPr>
        <w:t>、软件</w:t>
      </w:r>
      <w:r w:rsidRPr="00B53CCE">
        <w:rPr>
          <w:rFonts w:asciiTheme="minorEastAsia" w:eastAsiaTheme="minorEastAsia" w:hAnsiTheme="minorEastAsia" w:hint="eastAsia"/>
          <w:color w:val="000000"/>
          <w:sz w:val="24"/>
        </w:rPr>
        <w:t>系统</w:t>
      </w:r>
      <w:r w:rsidRPr="00B53CCE">
        <w:rPr>
          <w:rFonts w:asciiTheme="minorEastAsia" w:eastAsiaTheme="minorEastAsia" w:hAnsiTheme="minorEastAsia"/>
          <w:color w:val="000000"/>
          <w:sz w:val="24"/>
        </w:rPr>
        <w:t>支持下</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对</w:t>
      </w: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分布</w:t>
      </w:r>
      <w:r w:rsidRPr="00B53CCE">
        <w:rPr>
          <w:rFonts w:asciiTheme="minorEastAsia" w:eastAsiaTheme="minorEastAsia" w:hAnsiTheme="minorEastAsia" w:hint="eastAsia"/>
          <w:color w:val="000000"/>
          <w:sz w:val="24"/>
        </w:rPr>
        <w:t>数据</w:t>
      </w:r>
      <w:r w:rsidRPr="00B53CCE">
        <w:rPr>
          <w:rFonts w:asciiTheme="minorEastAsia" w:eastAsiaTheme="minorEastAsia" w:hAnsiTheme="minorEastAsia"/>
          <w:color w:val="000000"/>
          <w:sz w:val="24"/>
        </w:rPr>
        <w:t>进行采集</w:t>
      </w:r>
      <w:r w:rsidRPr="00B53CCE">
        <w:rPr>
          <w:rFonts w:asciiTheme="minorEastAsia" w:eastAsiaTheme="minorEastAsia" w:hAnsiTheme="minorEastAsia" w:hint="eastAsia"/>
          <w:color w:val="000000"/>
          <w:sz w:val="24"/>
        </w:rPr>
        <w:t>、储存、</w:t>
      </w:r>
      <w:r w:rsidRPr="00B53CCE">
        <w:rPr>
          <w:rFonts w:asciiTheme="minorEastAsia" w:eastAsiaTheme="minorEastAsia" w:hAnsiTheme="minorEastAsia"/>
          <w:color w:val="000000"/>
          <w:sz w:val="24"/>
        </w:rPr>
        <w:t>管理、运算、分析</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显示和描述</w:t>
      </w:r>
      <w:r w:rsidRPr="00B53CCE">
        <w:rPr>
          <w:rFonts w:asciiTheme="minorEastAsia" w:eastAsiaTheme="minorEastAsia" w:hAnsiTheme="minorEastAsia" w:hint="eastAsia"/>
          <w:color w:val="000000"/>
          <w:sz w:val="24"/>
        </w:rPr>
        <w:t>的</w:t>
      </w:r>
      <w:r w:rsidRPr="00B53CCE">
        <w:rPr>
          <w:rFonts w:asciiTheme="minorEastAsia" w:eastAsiaTheme="minorEastAsia" w:hAnsiTheme="minorEastAsia"/>
          <w:color w:val="000000"/>
          <w:sz w:val="24"/>
        </w:rPr>
        <w:t>技术系统。</w:t>
      </w:r>
      <w:r w:rsidRPr="00B53CCE">
        <w:rPr>
          <w:rFonts w:asciiTheme="minorEastAsia" w:eastAsiaTheme="minorEastAsia" w:hAnsiTheme="minorEastAsia" w:cs="Arial"/>
          <w:color w:val="000000" w:themeColor="text1"/>
          <w:sz w:val="24"/>
          <w:shd w:val="clear" w:color="auto" w:fill="FFFFFF"/>
        </w:rPr>
        <w:t>位置与地理信息既是LBS</w:t>
      </w:r>
      <w:r>
        <w:rPr>
          <w:rFonts w:asciiTheme="minorEastAsia" w:eastAsiaTheme="minorEastAsia" w:hAnsiTheme="minorEastAsia" w:cs="Arial" w:hint="eastAsia"/>
          <w:color w:val="000000" w:themeColor="text1"/>
          <w:sz w:val="24"/>
          <w:shd w:val="clear" w:color="auto" w:fill="FFFFFF"/>
        </w:rPr>
        <w:t>（L</w:t>
      </w:r>
      <w:r>
        <w:rPr>
          <w:rFonts w:asciiTheme="minorEastAsia" w:eastAsiaTheme="minorEastAsia" w:hAnsiTheme="minorEastAsia" w:cs="Arial"/>
          <w:color w:val="000000" w:themeColor="text1"/>
          <w:sz w:val="24"/>
          <w:shd w:val="clear" w:color="auto" w:fill="FFFFFF"/>
        </w:rPr>
        <w:t>ocation base service）</w:t>
      </w:r>
      <w:r w:rsidRPr="00B53CCE">
        <w:rPr>
          <w:rFonts w:asciiTheme="minorEastAsia" w:eastAsiaTheme="minorEastAsia" w:hAnsiTheme="minorEastAsia" w:cs="Arial"/>
          <w:color w:val="000000" w:themeColor="text1"/>
          <w:sz w:val="24"/>
          <w:shd w:val="clear" w:color="auto" w:fill="FFFFFF"/>
        </w:rPr>
        <w:t>的核心，也是LBS的基础。一个单纯的经纬度坐标只有置于特定的地理信息中，代表为某个地点、标志、方位后，才会被用户认识和理解。用户在通过相关技术获取到位置信息之后，还需要了解所处的地理环境，查询和分析环境信息，从而为用户活动提供信息支持与服务</w:t>
      </w:r>
      <w:r>
        <w:rPr>
          <w:rFonts w:hint="eastAsia"/>
          <w:color w:val="000000"/>
          <w:sz w:val="24"/>
        </w:rPr>
        <w:t>。百度</w:t>
      </w:r>
      <w:r>
        <w:rPr>
          <w:color w:val="000000"/>
          <w:sz w:val="24"/>
        </w:rPr>
        <w:t>的</w:t>
      </w:r>
      <w:r>
        <w:rPr>
          <w:rFonts w:hint="eastAsia"/>
          <w:color w:val="000000"/>
          <w:sz w:val="24"/>
        </w:rPr>
        <w:t>BaiduMap api</w:t>
      </w:r>
      <w:r w:rsidR="00C736C6">
        <w:rPr>
          <w:rFonts w:hint="eastAsia"/>
          <w:color w:val="000000"/>
          <w:sz w:val="24"/>
        </w:rPr>
        <w:t>还</w:t>
      </w:r>
      <w:r>
        <w:rPr>
          <w:rFonts w:hint="eastAsia"/>
          <w:color w:val="000000"/>
          <w:sz w:val="24"/>
        </w:rPr>
        <w:t>向开发者提供</w:t>
      </w:r>
      <w:r>
        <w:rPr>
          <w:color w:val="000000"/>
          <w:sz w:val="24"/>
        </w:rPr>
        <w:t>一系列的</w:t>
      </w:r>
      <w:r>
        <w:rPr>
          <w:rFonts w:hint="eastAsia"/>
          <w:color w:val="000000"/>
          <w:sz w:val="24"/>
        </w:rPr>
        <w:t>LBS</w:t>
      </w:r>
      <w:r>
        <w:rPr>
          <w:rFonts w:hint="eastAsia"/>
          <w:color w:val="000000"/>
          <w:sz w:val="24"/>
        </w:rPr>
        <w:t>方案</w:t>
      </w:r>
      <w:r>
        <w:rPr>
          <w:color w:val="000000"/>
          <w:sz w:val="24"/>
        </w:rPr>
        <w:t>，核心</w:t>
      </w:r>
      <w:r>
        <w:rPr>
          <w:color w:val="000000"/>
          <w:sz w:val="24"/>
        </w:rPr>
        <w:lastRenderedPageBreak/>
        <w:t>是</w:t>
      </w:r>
      <w:r>
        <w:rPr>
          <w:rFonts w:hint="eastAsia"/>
          <w:color w:val="000000"/>
          <w:sz w:val="24"/>
        </w:rPr>
        <w:t>经纬度</w:t>
      </w:r>
      <w:r>
        <w:rPr>
          <w:color w:val="000000"/>
          <w:sz w:val="24"/>
        </w:rPr>
        <w:t>地理信息，</w:t>
      </w:r>
      <w:r>
        <w:rPr>
          <w:rFonts w:hint="eastAsia"/>
          <w:color w:val="000000"/>
          <w:sz w:val="24"/>
        </w:rPr>
        <w:t>通过</w:t>
      </w:r>
      <w:r>
        <w:rPr>
          <w:color w:val="000000"/>
          <w:sz w:val="24"/>
        </w:rPr>
        <w:t>原始的经纬度信息提供</w:t>
      </w:r>
      <w:r>
        <w:rPr>
          <w:rFonts w:hint="eastAsia"/>
          <w:color w:val="000000"/>
          <w:sz w:val="24"/>
        </w:rPr>
        <w:t>地图</w:t>
      </w:r>
      <w:r>
        <w:rPr>
          <w:color w:val="000000"/>
          <w:sz w:val="24"/>
        </w:rPr>
        <w:t>覆盖物（</w:t>
      </w:r>
      <w:r>
        <w:rPr>
          <w:rFonts w:hint="eastAsia"/>
          <w:color w:val="000000"/>
          <w:sz w:val="24"/>
        </w:rPr>
        <w:t>标注</w:t>
      </w:r>
      <w:r>
        <w:rPr>
          <w:color w:val="000000"/>
          <w:sz w:val="24"/>
        </w:rPr>
        <w:t>点、</w:t>
      </w:r>
      <w:r>
        <w:rPr>
          <w:rFonts w:hint="eastAsia"/>
          <w:color w:val="000000"/>
          <w:sz w:val="24"/>
        </w:rPr>
        <w:t>几何</w:t>
      </w:r>
      <w:r>
        <w:rPr>
          <w:color w:val="000000"/>
          <w:sz w:val="24"/>
        </w:rPr>
        <w:t>图形区域、热点图）</w:t>
      </w:r>
      <w:r>
        <w:rPr>
          <w:rFonts w:hint="eastAsia"/>
          <w:color w:val="000000"/>
          <w:sz w:val="24"/>
        </w:rPr>
        <w:t>、轨迹</w:t>
      </w:r>
      <w:r>
        <w:rPr>
          <w:color w:val="000000"/>
          <w:sz w:val="24"/>
        </w:rPr>
        <w:t>分析、路线</w:t>
      </w:r>
      <w:r>
        <w:rPr>
          <w:rFonts w:hint="eastAsia"/>
          <w:color w:val="000000"/>
          <w:sz w:val="24"/>
        </w:rPr>
        <w:t>规划等</w:t>
      </w:r>
      <w:r>
        <w:rPr>
          <w:color w:val="000000"/>
          <w:sz w:val="24"/>
        </w:rPr>
        <w:t>功能。</w:t>
      </w:r>
      <w:r>
        <w:rPr>
          <w:rFonts w:hint="eastAsia"/>
          <w:color w:val="000000"/>
          <w:sz w:val="24"/>
        </w:rPr>
        <w:t>提供地图</w:t>
      </w:r>
      <w:r>
        <w:rPr>
          <w:color w:val="000000"/>
          <w:sz w:val="24"/>
        </w:rPr>
        <w:t>比例尺，</w:t>
      </w:r>
      <w:r>
        <w:rPr>
          <w:rFonts w:hint="eastAsia"/>
          <w:color w:val="000000"/>
          <w:sz w:val="24"/>
        </w:rPr>
        <w:t>地图</w:t>
      </w:r>
      <w:r>
        <w:rPr>
          <w:color w:val="000000"/>
          <w:sz w:val="24"/>
        </w:rPr>
        <w:t>平滑缩放</w:t>
      </w:r>
      <w:r w:rsidR="00584203">
        <w:rPr>
          <w:rFonts w:hint="eastAsia"/>
          <w:color w:val="000000"/>
          <w:sz w:val="24"/>
        </w:rPr>
        <w:t>，地图平滑平移</w:t>
      </w:r>
      <w:r w:rsidR="00C736C6">
        <w:rPr>
          <w:rFonts w:hint="eastAsia"/>
          <w:color w:val="000000"/>
          <w:sz w:val="24"/>
        </w:rPr>
        <w:t>等组件。</w:t>
      </w:r>
    </w:p>
    <w:p w14:paraId="374CF1C0" w14:textId="77777777" w:rsidR="006E0F42" w:rsidRPr="00F249DC" w:rsidRDefault="006E0F42" w:rsidP="006E0F42">
      <w:pPr>
        <w:pStyle w:val="2"/>
        <w:rPr>
          <w:rFonts w:ascii="黑体" w:eastAsia="黑体" w:hAnsi="黑体"/>
          <w:b w:val="0"/>
          <w:color w:val="000000"/>
          <w:sz w:val="28"/>
          <w:szCs w:val="28"/>
        </w:rPr>
      </w:pPr>
      <w:bookmarkStart w:id="66" w:name="_Toc356336380"/>
      <w:bookmarkStart w:id="67" w:name="_Toc356337266"/>
      <w:bookmarkStart w:id="68" w:name="_Toc356381679"/>
      <w:bookmarkStart w:id="69" w:name="_Toc356990799"/>
      <w:bookmarkStart w:id="70" w:name="_Toc420932606"/>
      <w:bookmarkStart w:id="71" w:name="_Toc420933105"/>
      <w:r w:rsidRPr="00F249DC">
        <w:rPr>
          <w:rFonts w:ascii="黑体" w:eastAsia="黑体" w:hAnsi="黑体" w:hint="eastAsia"/>
          <w:b w:val="0"/>
          <w:color w:val="000000"/>
          <w:sz w:val="28"/>
          <w:szCs w:val="28"/>
        </w:rPr>
        <w:t>1.</w:t>
      </w:r>
      <w:bookmarkEnd w:id="66"/>
      <w:bookmarkEnd w:id="67"/>
      <w:bookmarkEnd w:id="68"/>
      <w:r w:rsidRPr="00F249DC">
        <w:rPr>
          <w:rFonts w:ascii="黑体" w:eastAsia="黑体" w:hAnsi="黑体" w:hint="eastAsia"/>
          <w:b w:val="0"/>
          <w:color w:val="000000"/>
          <w:sz w:val="28"/>
          <w:szCs w:val="28"/>
        </w:rPr>
        <w:t>3</w:t>
      </w:r>
      <w:r w:rsidRPr="00F249DC">
        <w:rPr>
          <w:rFonts w:ascii="黑体" w:eastAsia="黑体" w:hAnsi="黑体"/>
          <w:b w:val="0"/>
          <w:color w:val="000000"/>
          <w:sz w:val="28"/>
          <w:szCs w:val="28"/>
        </w:rPr>
        <w:t>系统目标</w:t>
      </w:r>
      <w:bookmarkEnd w:id="69"/>
      <w:bookmarkEnd w:id="70"/>
      <w:bookmarkEnd w:id="71"/>
    </w:p>
    <w:p w14:paraId="1DE32061" w14:textId="62169278" w:rsidR="006E0F42" w:rsidRPr="00F249DC" w:rsidRDefault="006E0F42" w:rsidP="004206AF">
      <w:pPr>
        <w:adjustRightInd w:val="0"/>
        <w:snapToGrid w:val="0"/>
        <w:spacing w:before="100" w:after="50" w:line="440" w:lineRule="exact"/>
        <w:ind w:firstLineChars="200" w:firstLine="480"/>
        <w:rPr>
          <w:rFonts w:ascii="宋体" w:hAnsi="宋体"/>
          <w:color w:val="000000"/>
          <w:sz w:val="24"/>
        </w:rPr>
      </w:pPr>
      <w:bookmarkStart w:id="72" w:name="_Toc356378577"/>
      <w:bookmarkStart w:id="73" w:name="_Toc356381680"/>
      <w:r w:rsidRPr="00F249DC">
        <w:rPr>
          <w:rFonts w:ascii="宋体" w:hAnsi="宋体"/>
          <w:color w:val="000000"/>
          <w:sz w:val="24"/>
        </w:rPr>
        <w:t>(</w:t>
      </w:r>
      <w:r w:rsidRPr="00F249DC">
        <w:rPr>
          <w:color w:val="000000"/>
          <w:sz w:val="24"/>
        </w:rPr>
        <w:t>1</w:t>
      </w:r>
      <w:r w:rsidRPr="00F249DC">
        <w:rPr>
          <w:rFonts w:ascii="宋体" w:hAnsi="宋体"/>
          <w:color w:val="000000"/>
          <w:sz w:val="24"/>
        </w:rPr>
        <w:t>)</w:t>
      </w:r>
      <w:r w:rsidR="00C736C6" w:rsidRPr="00C736C6">
        <w:rPr>
          <w:rFonts w:ascii="宋体" w:hAnsiTheme="minorHAnsi" w:cs="宋体" w:hint="eastAsia"/>
          <w:color w:val="000000"/>
          <w:kern w:val="0"/>
          <w:sz w:val="24"/>
        </w:rPr>
        <w:t>分析移动设备的网络通信数据，并提取和展示其中包含的位置信息</w:t>
      </w:r>
      <w:r w:rsidRPr="00C736C6">
        <w:rPr>
          <w:rFonts w:ascii="宋体" w:hAnsi="宋体" w:hint="eastAsia"/>
          <w:color w:val="000000"/>
          <w:sz w:val="24"/>
        </w:rPr>
        <w:t>。</w:t>
      </w:r>
    </w:p>
    <w:p w14:paraId="2D5DFA9D" w14:textId="2CD5EFC4" w:rsidR="006E0F42" w:rsidRPr="00F249DC" w:rsidRDefault="006E0F42" w:rsidP="006E0F42">
      <w:pPr>
        <w:adjustRightInd w:val="0"/>
        <w:snapToGrid w:val="0"/>
        <w:spacing w:before="100" w:after="50" w:line="440" w:lineRule="exact"/>
        <w:ind w:firstLineChars="200" w:firstLine="480"/>
        <w:rPr>
          <w:rFonts w:ascii="宋体" w:hAnsi="宋体"/>
          <w:color w:val="000000"/>
          <w:sz w:val="24"/>
        </w:rPr>
      </w:pPr>
      <w:commentRangeStart w:id="74"/>
      <w:r w:rsidRPr="00F249DC">
        <w:rPr>
          <w:rFonts w:ascii="宋体" w:hAnsi="宋体" w:hint="eastAsia"/>
          <w:color w:val="000000"/>
          <w:sz w:val="24"/>
        </w:rPr>
        <w:t>(</w:t>
      </w:r>
      <w:r w:rsidRPr="00F249DC">
        <w:rPr>
          <w:rFonts w:hint="eastAsia"/>
          <w:color w:val="000000"/>
          <w:sz w:val="24"/>
        </w:rPr>
        <w:t>2</w:t>
      </w:r>
      <w:r w:rsidRPr="00F249DC">
        <w:rPr>
          <w:rFonts w:ascii="宋体" w:hAnsi="宋体" w:hint="eastAsia"/>
          <w:color w:val="000000"/>
          <w:sz w:val="24"/>
        </w:rPr>
        <w:t>)根据分析</w:t>
      </w:r>
      <w:r w:rsidR="00114145">
        <w:rPr>
          <w:rFonts w:ascii="宋体" w:hAnsi="宋体" w:hint="eastAsia"/>
          <w:color w:val="000000"/>
          <w:sz w:val="24"/>
        </w:rPr>
        <w:t>互联网应用作战</w:t>
      </w:r>
      <w:r w:rsidRPr="00F249DC">
        <w:rPr>
          <w:rFonts w:ascii="宋体" w:hAnsi="宋体" w:hint="eastAsia"/>
          <w:color w:val="000000"/>
          <w:sz w:val="24"/>
        </w:rPr>
        <w:t>系统的需求并进行</w:t>
      </w:r>
      <w:r w:rsidRPr="00F249DC">
        <w:rPr>
          <w:rFonts w:hint="eastAsia"/>
          <w:color w:val="000000"/>
          <w:sz w:val="24"/>
        </w:rPr>
        <w:t>UML</w:t>
      </w:r>
      <w:r w:rsidRPr="00F249DC">
        <w:rPr>
          <w:rFonts w:ascii="宋体" w:hAnsi="宋体" w:hint="eastAsia"/>
          <w:color w:val="000000"/>
          <w:sz w:val="24"/>
        </w:rPr>
        <w:t>系统建模，对数据库做了详细的分析和设计。</w:t>
      </w:r>
      <w:commentRangeEnd w:id="74"/>
      <w:r w:rsidR="00C92FBE">
        <w:rPr>
          <w:rStyle w:val="a5"/>
          <w:rFonts w:asciiTheme="minorHAnsi" w:eastAsiaTheme="minorEastAsia" w:hAnsiTheme="minorHAnsi" w:cstheme="minorBidi"/>
        </w:rPr>
        <w:commentReference w:id="74"/>
      </w:r>
    </w:p>
    <w:p w14:paraId="34E20CAF" w14:textId="05030929" w:rsidR="00114145" w:rsidRPr="00F249DC" w:rsidRDefault="006E0F42" w:rsidP="00114145">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)基于</w:t>
      </w:r>
      <w:r w:rsidRPr="00F249DC">
        <w:rPr>
          <w:rFonts w:hint="eastAsia"/>
          <w:color w:val="000000"/>
          <w:sz w:val="24"/>
        </w:rPr>
        <w:t>B/S</w:t>
      </w:r>
      <w:r w:rsidRPr="00F249DC">
        <w:rPr>
          <w:rFonts w:ascii="宋体" w:hAnsi="宋体" w:hint="eastAsia"/>
          <w:color w:val="000000"/>
          <w:sz w:val="24"/>
        </w:rPr>
        <w:t>模式，对系统各功能模块进行了分析和设计，实现系统的各项功能，并对系统实现进行了测试，各项操作能够满足预期的要求。</w:t>
      </w:r>
    </w:p>
    <w:p w14:paraId="402F72AE" w14:textId="357DBC2A" w:rsidR="00114145" w:rsidRDefault="00114145" w:rsidP="0011414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34"/>
        <w:jc w:val="left"/>
        <w:rPr>
          <w:rFonts w:ascii="Calibri" w:hAnsi="Calibri" w:cs="Calibri"/>
          <w:color w:val="000000"/>
          <w:kern w:val="0"/>
          <w:sz w:val="56"/>
          <w:szCs w:val="56"/>
        </w:rPr>
      </w:pPr>
      <w:r>
        <w:rPr>
          <w:rFonts w:ascii="宋体" w:hAnsi="宋体"/>
          <w:color w:val="000000"/>
          <w:sz w:val="24"/>
        </w:rPr>
        <w:t xml:space="preserve">    </w:t>
      </w:r>
      <w:r w:rsidR="006E0F42" w:rsidRPr="00F249DC">
        <w:rPr>
          <w:rFonts w:ascii="宋体" w:hAnsi="宋体" w:hint="eastAsia"/>
          <w:color w:val="000000"/>
          <w:sz w:val="24"/>
        </w:rPr>
        <w:t>(</w:t>
      </w:r>
      <w:r w:rsidR="006E0F42" w:rsidRPr="00F249DC">
        <w:rPr>
          <w:rFonts w:hint="eastAsia"/>
          <w:color w:val="000000"/>
          <w:sz w:val="24"/>
        </w:rPr>
        <w:t>4</w:t>
      </w:r>
      <w:r w:rsidR="006E0F42" w:rsidRPr="00F249DC">
        <w:rPr>
          <w:rFonts w:ascii="宋体" w:hAnsi="宋体" w:hint="eastAsia"/>
          <w:color w:val="000000"/>
          <w:sz w:val="24"/>
        </w:rPr>
        <w:t>)</w:t>
      </w:r>
      <w:r w:rsidRPr="00114145">
        <w:rPr>
          <w:rFonts w:ascii="宋体" w:hAnsiTheme="minorHAnsi" w:cs="宋体" w:hint="eastAsia"/>
          <w:color w:val="000000"/>
          <w:kern w:val="0"/>
          <w:sz w:val="24"/>
        </w:rPr>
        <w:t>利用网络数据获取、网络协议分析、地理位置查询展示、地理位置告警、短信推送、系统管理等功能实现移动设备使用者及其地理位置的可视化展示</w:t>
      </w:r>
    </w:p>
    <w:p w14:paraId="5FC1FDEE" w14:textId="204CDFB9" w:rsidR="006E0F42" w:rsidRPr="00F249DC" w:rsidRDefault="006E0F42" w:rsidP="006E0F42">
      <w:pPr>
        <w:spacing w:before="100" w:after="50" w:line="440" w:lineRule="exact"/>
        <w:ind w:firstLine="420"/>
        <w:rPr>
          <w:rFonts w:ascii="宋体" w:hAnsi="宋体" w:cs="Arial"/>
          <w:color w:val="000000"/>
          <w:kern w:val="0"/>
          <w:sz w:val="24"/>
        </w:rPr>
      </w:pPr>
      <w:commentRangeStart w:id="75"/>
      <w:r w:rsidRPr="00F249DC">
        <w:rPr>
          <w:rFonts w:ascii="宋体" w:hAnsi="宋体" w:hint="eastAsia"/>
          <w:color w:val="000000"/>
          <w:sz w:val="24"/>
          <w:szCs w:val="20"/>
        </w:rPr>
        <w:t>。</w:t>
      </w:r>
    </w:p>
    <w:p w14:paraId="30378414" w14:textId="77777777" w:rsidR="006E0F42" w:rsidRPr="00B83A40" w:rsidRDefault="006E0F42" w:rsidP="006E0F42">
      <w:pPr>
        <w:adjustRightInd w:val="0"/>
        <w:snapToGrid w:val="0"/>
        <w:spacing w:before="100" w:after="50" w:line="440" w:lineRule="exact"/>
        <w:ind w:firstLineChars="200" w:firstLine="480"/>
        <w:rPr>
          <w:rFonts w:ascii="宋体" w:hAnsi="宋体"/>
          <w:color w:val="000000"/>
          <w:sz w:val="24"/>
          <w:szCs w:val="20"/>
        </w:rPr>
      </w:pPr>
    </w:p>
    <w:p w14:paraId="5CD2CD54" w14:textId="77777777" w:rsidR="006E0F42" w:rsidRPr="00F249DC" w:rsidRDefault="006E0F42" w:rsidP="006E0F42">
      <w:pPr>
        <w:spacing w:before="100" w:after="50" w:line="440" w:lineRule="exact"/>
        <w:ind w:firstLine="420"/>
        <w:rPr>
          <w:rFonts w:ascii="宋体" w:hAnsi="宋体" w:cs="Arial"/>
          <w:color w:val="000000"/>
          <w:kern w:val="0"/>
          <w:sz w:val="24"/>
        </w:rPr>
      </w:pPr>
    </w:p>
    <w:p w14:paraId="1E1BF618" w14:textId="77777777" w:rsidR="006E0F42" w:rsidRPr="00F249DC" w:rsidRDefault="006E0F42" w:rsidP="006E0F42">
      <w:pPr>
        <w:spacing w:before="100" w:after="50" w:line="440" w:lineRule="exact"/>
        <w:ind w:firstLine="420"/>
        <w:rPr>
          <w:rFonts w:ascii="宋体" w:hAnsi="宋体" w:cs="Arial"/>
          <w:color w:val="000000"/>
          <w:kern w:val="0"/>
          <w:sz w:val="24"/>
        </w:rPr>
      </w:pPr>
    </w:p>
    <w:p w14:paraId="31BCC3BF" w14:textId="77777777" w:rsidR="006E0F42" w:rsidRPr="00F249DC" w:rsidRDefault="006E0F42" w:rsidP="006E0F42">
      <w:pPr>
        <w:spacing w:before="100" w:after="50" w:line="440" w:lineRule="exact"/>
        <w:ind w:firstLine="420"/>
        <w:rPr>
          <w:rFonts w:ascii="宋体" w:hAnsi="宋体" w:cs="Arial"/>
          <w:color w:val="000000"/>
          <w:kern w:val="0"/>
          <w:sz w:val="24"/>
        </w:rPr>
      </w:pPr>
    </w:p>
    <w:p w14:paraId="31AE45BD" w14:textId="77777777" w:rsidR="006E0F42" w:rsidRDefault="006E0F42" w:rsidP="006E0F42">
      <w:pPr>
        <w:spacing w:before="100" w:after="50" w:line="440" w:lineRule="exact"/>
        <w:rPr>
          <w:rFonts w:ascii="宋体" w:hAnsi="宋体" w:cs="Arial"/>
          <w:color w:val="000000"/>
          <w:kern w:val="0"/>
          <w:sz w:val="24"/>
        </w:rPr>
      </w:pPr>
    </w:p>
    <w:p w14:paraId="6DDCD44D" w14:textId="77777777" w:rsidR="00A860DE" w:rsidRDefault="00A860DE" w:rsidP="006E0F42">
      <w:pPr>
        <w:spacing w:before="100" w:after="50" w:line="440" w:lineRule="exact"/>
        <w:rPr>
          <w:rFonts w:ascii="宋体" w:hAnsi="宋体" w:cs="Arial"/>
          <w:color w:val="000000"/>
          <w:kern w:val="0"/>
          <w:sz w:val="24"/>
        </w:rPr>
      </w:pPr>
    </w:p>
    <w:p w14:paraId="4BC9784C" w14:textId="77777777" w:rsidR="00A860DE" w:rsidRDefault="00A860DE" w:rsidP="006E0F42">
      <w:pPr>
        <w:spacing w:before="100" w:after="50" w:line="440" w:lineRule="exact"/>
        <w:rPr>
          <w:rFonts w:ascii="宋体" w:hAnsi="宋体" w:cs="Arial"/>
          <w:color w:val="000000"/>
          <w:kern w:val="0"/>
          <w:sz w:val="24"/>
        </w:rPr>
      </w:pPr>
    </w:p>
    <w:p w14:paraId="0B18CBDC" w14:textId="77777777" w:rsidR="00A860DE" w:rsidRDefault="00A860DE" w:rsidP="006E0F42">
      <w:pPr>
        <w:spacing w:before="100" w:after="50" w:line="440" w:lineRule="exact"/>
        <w:rPr>
          <w:rFonts w:ascii="宋体" w:hAnsi="宋体" w:cs="Arial"/>
          <w:color w:val="000000"/>
          <w:kern w:val="0"/>
          <w:sz w:val="24"/>
        </w:rPr>
      </w:pPr>
    </w:p>
    <w:commentRangeEnd w:id="75"/>
    <w:p w14:paraId="51517F01" w14:textId="77777777" w:rsidR="00A860DE" w:rsidRPr="00F249DC" w:rsidRDefault="00EB3C8F" w:rsidP="006E0F42">
      <w:pPr>
        <w:spacing w:before="100" w:after="50" w:line="440" w:lineRule="exact"/>
        <w:rPr>
          <w:rFonts w:ascii="宋体" w:hAnsi="宋体" w:cs="Arial"/>
          <w:color w:val="000000"/>
          <w:kern w:val="0"/>
          <w:sz w:val="24"/>
        </w:rPr>
      </w:pPr>
      <w:r>
        <w:rPr>
          <w:rStyle w:val="a5"/>
          <w:rFonts w:asciiTheme="minorHAnsi" w:eastAsiaTheme="minorEastAsia" w:hAnsiTheme="minorHAnsi" w:cstheme="minorBidi"/>
        </w:rPr>
        <w:commentReference w:id="75"/>
      </w:r>
    </w:p>
    <w:p w14:paraId="05B624DA" w14:textId="77777777" w:rsidR="006E0F42" w:rsidRPr="00F249DC" w:rsidRDefault="006E0F42" w:rsidP="006E0F42">
      <w:pPr>
        <w:pStyle w:val="1"/>
        <w:jc w:val="center"/>
        <w:rPr>
          <w:color w:val="000000"/>
        </w:rPr>
      </w:pPr>
      <w:bookmarkStart w:id="76" w:name="_Toc356990800"/>
      <w:bookmarkStart w:id="77" w:name="_Toc420932607"/>
      <w:bookmarkStart w:id="78" w:name="_Toc420933106"/>
      <w:r w:rsidRPr="00F249DC">
        <w:rPr>
          <w:rFonts w:hint="eastAsia"/>
          <w:color w:val="000000"/>
        </w:rPr>
        <w:lastRenderedPageBreak/>
        <w:t>第二章</w:t>
      </w:r>
      <w:r w:rsidRPr="00F249DC">
        <w:rPr>
          <w:rFonts w:hint="eastAsia"/>
          <w:color w:val="000000"/>
        </w:rPr>
        <w:t xml:space="preserve"> </w:t>
      </w:r>
      <w:r w:rsidRPr="00F249DC">
        <w:rPr>
          <w:rFonts w:hint="eastAsia"/>
          <w:color w:val="000000"/>
        </w:rPr>
        <w:t>需求分析</w:t>
      </w:r>
      <w:bookmarkEnd w:id="72"/>
      <w:bookmarkEnd w:id="73"/>
      <w:bookmarkEnd w:id="76"/>
      <w:bookmarkEnd w:id="77"/>
      <w:bookmarkEnd w:id="78"/>
    </w:p>
    <w:p w14:paraId="37B073B9" w14:textId="77777777" w:rsidR="006E0F42" w:rsidRPr="00F249DC" w:rsidRDefault="006E0F42" w:rsidP="006E0F42">
      <w:pPr>
        <w:pStyle w:val="2"/>
        <w:rPr>
          <w:rFonts w:ascii="黑体" w:eastAsia="黑体" w:hAnsi="黑体"/>
          <w:b w:val="0"/>
          <w:color w:val="000000"/>
          <w:sz w:val="28"/>
          <w:szCs w:val="28"/>
        </w:rPr>
      </w:pPr>
      <w:bookmarkStart w:id="79" w:name="_Toc356336381"/>
      <w:bookmarkStart w:id="80" w:name="_Toc356337267"/>
      <w:bookmarkStart w:id="81" w:name="_Toc356381681"/>
      <w:bookmarkStart w:id="82" w:name="_Toc356990801"/>
      <w:bookmarkStart w:id="83" w:name="_Toc420932608"/>
      <w:bookmarkStart w:id="84" w:name="_Toc420933107"/>
      <w:r w:rsidRPr="00F249DC">
        <w:rPr>
          <w:rFonts w:ascii="黑体" w:eastAsia="黑体" w:hAnsi="黑体" w:hint="eastAsia"/>
          <w:b w:val="0"/>
          <w:color w:val="000000"/>
          <w:sz w:val="28"/>
          <w:szCs w:val="28"/>
        </w:rPr>
        <w:t>2.1提出问题</w:t>
      </w:r>
      <w:bookmarkEnd w:id="79"/>
      <w:bookmarkEnd w:id="80"/>
      <w:bookmarkEnd w:id="81"/>
      <w:bookmarkEnd w:id="82"/>
      <w:bookmarkEnd w:id="83"/>
      <w:bookmarkEnd w:id="84"/>
    </w:p>
    <w:p w14:paraId="07544059" w14:textId="6D8811F1"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随着计算机、网络技术的快速发展和应用，使我们的生活有了革命性的改变，工作、生活已离不开计算机。为了</w:t>
      </w:r>
      <w:r w:rsidRPr="00F249DC">
        <w:rPr>
          <w:rFonts w:ascii="宋体" w:hAnsi="宋体" w:cs="Arial"/>
          <w:color w:val="000000"/>
          <w:kern w:val="0"/>
          <w:sz w:val="24"/>
        </w:rPr>
        <w:t>协助</w:t>
      </w:r>
      <w:r w:rsidR="000717B4">
        <w:rPr>
          <w:rFonts w:ascii="宋体" w:hAnsi="宋体" w:cs="Arial" w:hint="eastAsia"/>
          <w:color w:val="000000"/>
          <w:kern w:val="0"/>
          <w:sz w:val="24"/>
        </w:rPr>
        <w:t>公安</w:t>
      </w:r>
      <w:r w:rsidRPr="00F249DC">
        <w:rPr>
          <w:rFonts w:ascii="宋体" w:hAnsi="宋体" w:cs="Arial"/>
          <w:color w:val="000000"/>
          <w:kern w:val="0"/>
          <w:sz w:val="24"/>
        </w:rPr>
        <w:t>部门</w:t>
      </w:r>
      <w:r w:rsidRPr="00F249DC">
        <w:rPr>
          <w:rFonts w:ascii="宋体" w:hAnsi="宋体" w:cs="Arial" w:hint="eastAsia"/>
          <w:color w:val="000000"/>
          <w:kern w:val="0"/>
          <w:sz w:val="24"/>
        </w:rPr>
        <w:t>对</w:t>
      </w:r>
      <w:r w:rsidR="000717B4">
        <w:rPr>
          <w:rFonts w:ascii="宋体" w:hAnsi="宋体" w:cs="Arial" w:hint="eastAsia"/>
          <w:color w:val="000000"/>
          <w:kern w:val="0"/>
          <w:sz w:val="24"/>
        </w:rPr>
        <w:t>网络监控</w:t>
      </w:r>
      <w:r w:rsidRPr="00F249DC">
        <w:rPr>
          <w:rFonts w:ascii="宋体" w:hAnsi="宋体" w:cs="Arial"/>
          <w:color w:val="000000"/>
          <w:kern w:val="0"/>
          <w:sz w:val="24"/>
        </w:rPr>
        <w:t>、</w:t>
      </w:r>
      <w:r w:rsidR="000717B4">
        <w:rPr>
          <w:rFonts w:ascii="宋体" w:hAnsi="宋体" w:cs="Arial" w:hint="eastAsia"/>
          <w:color w:val="000000"/>
          <w:kern w:val="0"/>
          <w:sz w:val="24"/>
        </w:rPr>
        <w:t>移动上网人群数据分析</w:t>
      </w:r>
      <w:r w:rsidRPr="00F249DC">
        <w:rPr>
          <w:rFonts w:ascii="宋体" w:hAnsi="宋体" w:cs="Arial"/>
          <w:color w:val="000000"/>
          <w:kern w:val="0"/>
          <w:sz w:val="24"/>
        </w:rPr>
        <w:t>、</w:t>
      </w:r>
      <w:r w:rsidR="000717B4">
        <w:rPr>
          <w:rFonts w:ascii="宋体" w:hAnsi="宋体" w:cs="Arial" w:hint="eastAsia"/>
          <w:color w:val="000000"/>
          <w:kern w:val="0"/>
          <w:sz w:val="24"/>
        </w:rPr>
        <w:t>根据智能手机地理位置实施抓捕等工作</w:t>
      </w:r>
      <w:r w:rsidRPr="00F249DC">
        <w:rPr>
          <w:rFonts w:ascii="宋体" w:hAnsi="宋体" w:cs="Arial" w:hint="eastAsia"/>
          <w:color w:val="000000"/>
          <w:kern w:val="0"/>
          <w:sz w:val="24"/>
        </w:rPr>
        <w:t>，采用</w:t>
      </w:r>
      <w:r w:rsidR="000717B4">
        <w:rPr>
          <w:rFonts w:ascii="宋体" w:hAnsi="宋体" w:cs="Arial" w:hint="eastAsia"/>
          <w:color w:val="000000"/>
          <w:kern w:val="0"/>
          <w:sz w:val="24"/>
        </w:rPr>
        <w:t>一个智能形象化展示系统</w:t>
      </w:r>
      <w:r w:rsidRPr="00F249DC">
        <w:rPr>
          <w:rFonts w:ascii="宋体" w:hAnsi="宋体" w:cs="Arial" w:hint="eastAsia"/>
          <w:color w:val="000000"/>
          <w:kern w:val="0"/>
          <w:sz w:val="24"/>
        </w:rPr>
        <w:t>，可以有效的减少</w:t>
      </w:r>
      <w:r w:rsidR="000717B4">
        <w:rPr>
          <w:rFonts w:ascii="宋体" w:hAnsi="宋体" w:cs="Arial" w:hint="eastAsia"/>
          <w:color w:val="000000"/>
          <w:kern w:val="0"/>
          <w:sz w:val="24"/>
        </w:rPr>
        <w:t>公安</w:t>
      </w:r>
      <w:r w:rsidRPr="00F249DC">
        <w:rPr>
          <w:rFonts w:ascii="宋体" w:hAnsi="宋体" w:cs="Arial" w:hint="eastAsia"/>
          <w:color w:val="000000"/>
          <w:kern w:val="0"/>
          <w:sz w:val="24"/>
        </w:rPr>
        <w:t>部门的工作量，使其发挥最大作用，能够为</w:t>
      </w:r>
      <w:r w:rsidR="000717B4">
        <w:rPr>
          <w:rFonts w:ascii="宋体" w:hAnsi="宋体" w:cs="Arial" w:hint="eastAsia"/>
          <w:color w:val="000000"/>
          <w:kern w:val="0"/>
          <w:sz w:val="24"/>
        </w:rPr>
        <w:t>公安干警</w:t>
      </w:r>
      <w:r w:rsidRPr="00F249DC">
        <w:rPr>
          <w:rFonts w:ascii="宋体" w:hAnsi="宋体" w:cs="Arial" w:hint="eastAsia"/>
          <w:color w:val="000000"/>
          <w:kern w:val="0"/>
          <w:sz w:val="24"/>
        </w:rPr>
        <w:t>提供快速便捷的服务。如果</w:t>
      </w:r>
      <w:r w:rsidR="000717B4">
        <w:rPr>
          <w:rFonts w:ascii="宋体" w:hAnsi="宋体" w:cs="Arial" w:hint="eastAsia"/>
          <w:color w:val="000000"/>
          <w:kern w:val="0"/>
          <w:sz w:val="24"/>
        </w:rPr>
        <w:t>公安</w:t>
      </w:r>
      <w:r w:rsidRPr="00F249DC">
        <w:rPr>
          <w:rFonts w:ascii="宋体" w:hAnsi="宋体" w:cs="Arial" w:hint="eastAsia"/>
          <w:color w:val="000000"/>
          <w:kern w:val="0"/>
          <w:sz w:val="24"/>
        </w:rPr>
        <w:t>部门仍采取人工管理的方式，</w:t>
      </w:r>
      <w:r w:rsidR="000717B4">
        <w:rPr>
          <w:rFonts w:ascii="宋体" w:hAnsi="宋体" w:cs="Arial" w:hint="eastAsia"/>
          <w:color w:val="000000"/>
          <w:kern w:val="0"/>
          <w:sz w:val="24"/>
        </w:rPr>
        <w:t>工作</w:t>
      </w:r>
      <w:r w:rsidRPr="00F249DC">
        <w:rPr>
          <w:rFonts w:ascii="宋体" w:hAnsi="宋体" w:cs="Arial" w:hint="eastAsia"/>
          <w:color w:val="000000"/>
          <w:kern w:val="0"/>
          <w:sz w:val="24"/>
        </w:rPr>
        <w:t>效率低、易出错、工作量大，耗费人力物力多。因此，根据目前市场上硬件价格合理，各类无线网络设备和宽带网普及的有利条件，利用数据库技术和网络技术，可以开发具有开放体系结构、扩展性好、易维护，且具有良好的人机交互界面的</w:t>
      </w:r>
      <w:r w:rsidR="000717B4">
        <w:rPr>
          <w:rFonts w:ascii="宋体" w:hAnsi="宋体" w:cs="Arial" w:hint="eastAsia"/>
          <w:color w:val="000000"/>
          <w:kern w:val="0"/>
          <w:sz w:val="24"/>
        </w:rPr>
        <w:t>互联网作战指挥</w:t>
      </w:r>
      <w:r w:rsidRPr="00F249DC">
        <w:rPr>
          <w:rFonts w:ascii="宋体" w:hAnsi="宋体" w:cs="Arial"/>
          <w:color w:val="000000"/>
          <w:kern w:val="0"/>
          <w:sz w:val="24"/>
        </w:rPr>
        <w:t>系统</w:t>
      </w:r>
      <w:r w:rsidR="000717B4">
        <w:rPr>
          <w:rFonts w:ascii="宋体" w:hAnsi="宋体" w:cs="Arial" w:hint="eastAsia"/>
          <w:color w:val="000000"/>
          <w:kern w:val="0"/>
          <w:sz w:val="24"/>
        </w:rPr>
        <w:t>，可以有效的提高工作效率和工作质量</w:t>
      </w:r>
      <w:r w:rsidRPr="00F249DC">
        <w:rPr>
          <w:rFonts w:ascii="宋体" w:hAnsi="宋体" w:cs="Arial" w:hint="eastAsia"/>
          <w:color w:val="000000"/>
          <w:kern w:val="0"/>
          <w:sz w:val="24"/>
        </w:rPr>
        <w:t>，所以该系统具有重要的开发价值和应用意义。</w:t>
      </w:r>
    </w:p>
    <w:p w14:paraId="46355C64" w14:textId="77777777" w:rsidR="006E0F42" w:rsidRPr="00F249DC" w:rsidRDefault="006E0F42" w:rsidP="006E0F42">
      <w:pPr>
        <w:pStyle w:val="2"/>
        <w:rPr>
          <w:rFonts w:ascii="黑体" w:eastAsia="黑体" w:hAnsi="黑体"/>
          <w:b w:val="0"/>
          <w:color w:val="000000"/>
          <w:sz w:val="28"/>
          <w:szCs w:val="28"/>
        </w:rPr>
      </w:pPr>
      <w:bookmarkStart w:id="85" w:name="_Toc356336382"/>
      <w:bookmarkStart w:id="86" w:name="_Toc356337268"/>
      <w:bookmarkStart w:id="87" w:name="_Toc356381682"/>
      <w:bookmarkStart w:id="88" w:name="_Toc356990802"/>
      <w:bookmarkStart w:id="89" w:name="_Toc420932609"/>
      <w:bookmarkStart w:id="90" w:name="_Toc420933108"/>
      <w:r w:rsidRPr="00F249DC">
        <w:rPr>
          <w:rFonts w:ascii="黑体" w:eastAsia="黑体" w:hAnsi="黑体" w:hint="eastAsia"/>
          <w:b w:val="0"/>
          <w:color w:val="000000"/>
          <w:sz w:val="28"/>
          <w:szCs w:val="28"/>
        </w:rPr>
        <w:t>2.2 解决方案</w:t>
      </w:r>
      <w:bookmarkEnd w:id="85"/>
      <w:bookmarkEnd w:id="86"/>
      <w:bookmarkEnd w:id="87"/>
      <w:bookmarkEnd w:id="88"/>
      <w:bookmarkEnd w:id="89"/>
      <w:bookmarkEnd w:id="90"/>
    </w:p>
    <w:p w14:paraId="08263BCD" w14:textId="545ECBF8" w:rsidR="006E0F42" w:rsidRPr="00F249DC" w:rsidRDefault="006E0F42" w:rsidP="006E0F42">
      <w:pPr>
        <w:spacing w:before="100" w:after="50" w:line="440" w:lineRule="exact"/>
        <w:ind w:firstLine="420"/>
        <w:rPr>
          <w:rFonts w:ascii="宋体" w:hAnsi="宋体" w:cs="Arial"/>
          <w:color w:val="000000"/>
          <w:kern w:val="0"/>
          <w:sz w:val="24"/>
        </w:rPr>
      </w:pPr>
      <w:commentRangeStart w:id="91"/>
      <w:r w:rsidRPr="00F249DC">
        <w:rPr>
          <w:rFonts w:ascii="宋体" w:hAnsi="宋体" w:cs="Arial" w:hint="eastAsia"/>
          <w:color w:val="000000"/>
          <w:kern w:val="0"/>
          <w:sz w:val="24"/>
        </w:rPr>
        <w:t>本系统采用面向对象的设计方法，</w:t>
      </w:r>
      <w:r w:rsidRPr="00F249DC">
        <w:rPr>
          <w:color w:val="000000"/>
          <w:sz w:val="24"/>
        </w:rPr>
        <w:t>MySql</w:t>
      </w:r>
      <w:r w:rsidRPr="00F249DC">
        <w:rPr>
          <w:rFonts w:ascii="宋体" w:hAnsi="宋体" w:cs="Arial" w:hint="eastAsia"/>
          <w:color w:val="000000"/>
          <w:kern w:val="0"/>
          <w:sz w:val="24"/>
        </w:rPr>
        <w:t>关系型数据库</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5</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作为后台数据库，开发环境为</w:t>
      </w:r>
      <w:r w:rsidRPr="00F249DC">
        <w:rPr>
          <w:rFonts w:hint="eastAsia"/>
          <w:color w:val="000000"/>
          <w:sz w:val="24"/>
        </w:rPr>
        <w:t>MyEclipse8.5</w:t>
      </w:r>
      <w:r w:rsidRPr="00F249DC">
        <w:rPr>
          <w:rFonts w:ascii="宋体" w:hAnsi="宋体" w:cs="Arial" w:hint="eastAsia"/>
          <w:color w:val="000000"/>
          <w:kern w:val="0"/>
          <w:sz w:val="24"/>
        </w:rPr>
        <w:t>，系统采用优秀的</w:t>
      </w:r>
      <w:r w:rsidRPr="00F249DC">
        <w:rPr>
          <w:rFonts w:hint="eastAsia"/>
          <w:color w:val="000000"/>
          <w:sz w:val="24"/>
        </w:rPr>
        <w:t>Java2EE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3</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开发平台，</w:t>
      </w:r>
      <w:r w:rsidRPr="00F249DC">
        <w:rPr>
          <w:rFonts w:hint="eastAsia"/>
          <w:color w:val="000000"/>
          <w:sz w:val="24"/>
        </w:rPr>
        <w:t xml:space="preserve">Spring + </w:t>
      </w:r>
      <w:r w:rsidR="00D777B4">
        <w:rPr>
          <w:color w:val="000000"/>
          <w:sz w:val="24"/>
        </w:rPr>
        <w:t>Mybatis</w:t>
      </w:r>
      <w:r w:rsidRPr="00F249DC">
        <w:rPr>
          <w:rFonts w:ascii="宋体" w:hAnsi="宋体" w:cs="Arial" w:hint="eastAsia"/>
          <w:color w:val="000000"/>
          <w:kern w:val="0"/>
          <w:sz w:val="24"/>
        </w:rPr>
        <w:t>等框架来搭建一个多层架构的</w:t>
      </w:r>
      <w:r w:rsidRPr="00F249DC">
        <w:rPr>
          <w:rFonts w:hint="eastAsia"/>
          <w:color w:val="000000"/>
          <w:sz w:val="24"/>
        </w:rPr>
        <w:t>Web</w:t>
      </w:r>
      <w:r w:rsidRPr="00F249DC">
        <w:rPr>
          <w:rFonts w:ascii="宋体" w:hAnsi="宋体" w:cs="Arial" w:hint="eastAsia"/>
          <w:color w:val="000000"/>
          <w:kern w:val="0"/>
          <w:sz w:val="24"/>
        </w:rPr>
        <w:t>应用，松耦合，扩展性强，易于维护；</w:t>
      </w:r>
      <w:r w:rsidRPr="00F249DC">
        <w:rPr>
          <w:rFonts w:hint="eastAsia"/>
          <w:color w:val="000000"/>
          <w:sz w:val="24"/>
        </w:rPr>
        <w:t>HTML+JQUERY</w:t>
      </w:r>
      <w:r w:rsidR="00D777B4">
        <w:rPr>
          <w:color w:val="000000"/>
          <w:sz w:val="24"/>
        </w:rPr>
        <w:t>+BAIDUDITU</w:t>
      </w:r>
      <w:r w:rsidR="005013BB">
        <w:rPr>
          <w:rFonts w:hint="eastAsia"/>
          <w:color w:val="000000"/>
          <w:sz w:val="24"/>
        </w:rPr>
        <w:t>＋</w:t>
      </w:r>
      <w:r w:rsidR="005013BB">
        <w:rPr>
          <w:color w:val="000000"/>
          <w:sz w:val="24"/>
        </w:rPr>
        <w:t>BACKBONE</w:t>
      </w:r>
      <w:r w:rsidRPr="00F249DC">
        <w:rPr>
          <w:rFonts w:ascii="宋体" w:hAnsi="宋体" w:cs="Arial" w:hint="eastAsia"/>
          <w:color w:val="000000"/>
          <w:kern w:val="0"/>
          <w:sz w:val="24"/>
        </w:rPr>
        <w:t>技术实现动态网页。</w:t>
      </w:r>
      <w:r w:rsidRPr="00F249DC">
        <w:rPr>
          <w:rFonts w:hint="eastAsia"/>
          <w:color w:val="000000"/>
          <w:sz w:val="24"/>
        </w:rPr>
        <w:t>B/S</w:t>
      </w:r>
      <w:r w:rsidRPr="00F249DC">
        <w:rPr>
          <w:rFonts w:ascii="宋体" w:hAnsi="宋体" w:cs="Arial" w:hint="eastAsia"/>
          <w:color w:val="000000"/>
          <w:kern w:val="0"/>
          <w:sz w:val="24"/>
        </w:rPr>
        <w:t>模式，没有客户端，通过浏览器来访问相应的</w:t>
      </w:r>
      <w:r w:rsidRPr="00F249DC">
        <w:rPr>
          <w:rFonts w:hint="eastAsia"/>
          <w:color w:val="000000"/>
          <w:sz w:val="24"/>
        </w:rPr>
        <w:t>URL</w:t>
      </w:r>
      <w:r w:rsidRPr="00F249DC">
        <w:rPr>
          <w:rFonts w:ascii="宋体" w:hAnsi="宋体" w:cs="Arial" w:hint="eastAsia"/>
          <w:color w:val="000000"/>
          <w:kern w:val="0"/>
          <w:sz w:val="24"/>
        </w:rPr>
        <w:t>地址，登录成功后就可以使用系统，因此其优点是占用系统资源少。</w:t>
      </w:r>
      <w:commentRangeEnd w:id="91"/>
      <w:r w:rsidR="00EB3C8F">
        <w:rPr>
          <w:rStyle w:val="a5"/>
          <w:rFonts w:asciiTheme="minorHAnsi" w:eastAsiaTheme="minorEastAsia" w:hAnsiTheme="minorHAnsi" w:cstheme="minorBidi"/>
        </w:rPr>
        <w:commentReference w:id="91"/>
      </w:r>
    </w:p>
    <w:p w14:paraId="3DD0E849" w14:textId="77777777" w:rsidR="006E0F42" w:rsidRPr="00F249DC" w:rsidRDefault="006E0F42" w:rsidP="006E0F42">
      <w:pPr>
        <w:pStyle w:val="2"/>
        <w:rPr>
          <w:rFonts w:ascii="黑体" w:eastAsia="黑体" w:hAnsi="黑体"/>
          <w:b w:val="0"/>
          <w:color w:val="000000"/>
          <w:sz w:val="28"/>
          <w:szCs w:val="28"/>
        </w:rPr>
      </w:pPr>
      <w:bookmarkStart w:id="92" w:name="_Toc356336383"/>
      <w:bookmarkStart w:id="93" w:name="_Toc356337269"/>
      <w:bookmarkStart w:id="94" w:name="_Toc356381683"/>
      <w:bookmarkStart w:id="95" w:name="_Toc356990803"/>
      <w:bookmarkStart w:id="96" w:name="_Toc420932610"/>
      <w:bookmarkStart w:id="97" w:name="_Toc420933109"/>
      <w:r w:rsidRPr="00F249DC">
        <w:rPr>
          <w:rFonts w:ascii="黑体" w:eastAsia="黑体" w:hAnsi="黑体" w:hint="eastAsia"/>
          <w:b w:val="0"/>
          <w:color w:val="000000"/>
          <w:sz w:val="28"/>
          <w:szCs w:val="28"/>
        </w:rPr>
        <w:t>2.3可行性分析</w:t>
      </w:r>
      <w:bookmarkEnd w:id="92"/>
      <w:bookmarkEnd w:id="93"/>
      <w:bookmarkEnd w:id="94"/>
      <w:bookmarkEnd w:id="95"/>
      <w:bookmarkEnd w:id="96"/>
      <w:bookmarkEnd w:id="97"/>
    </w:p>
    <w:p w14:paraId="126C16EF" w14:textId="77777777" w:rsidR="006E0F42" w:rsidRPr="00F249DC" w:rsidRDefault="006E0F42" w:rsidP="006E0F42">
      <w:pPr>
        <w:pStyle w:val="3"/>
        <w:spacing w:line="416" w:lineRule="auto"/>
        <w:rPr>
          <w:rFonts w:ascii="黑体" w:eastAsia="黑体" w:hAnsi="黑体"/>
          <w:b w:val="0"/>
          <w:color w:val="000000"/>
          <w:sz w:val="24"/>
          <w:szCs w:val="24"/>
        </w:rPr>
      </w:pPr>
      <w:bookmarkStart w:id="98" w:name="_Toc356381684"/>
      <w:bookmarkStart w:id="99" w:name="_Toc356990804"/>
      <w:bookmarkStart w:id="100" w:name="_Toc420932611"/>
      <w:bookmarkStart w:id="101" w:name="_Toc420933110"/>
      <w:r w:rsidRPr="00F249DC">
        <w:rPr>
          <w:rFonts w:ascii="黑体" w:eastAsia="黑体" w:hAnsi="黑体" w:hint="eastAsia"/>
          <w:b w:val="0"/>
          <w:color w:val="000000"/>
          <w:sz w:val="24"/>
          <w:szCs w:val="24"/>
        </w:rPr>
        <w:t>2.3.1技术可行性</w:t>
      </w:r>
      <w:bookmarkEnd w:id="98"/>
      <w:bookmarkEnd w:id="99"/>
      <w:bookmarkEnd w:id="100"/>
      <w:bookmarkEnd w:id="101"/>
    </w:p>
    <w:p w14:paraId="57B87D34" w14:textId="74B7F810" w:rsidR="006E0F42" w:rsidDel="00525D2E" w:rsidRDefault="006E0F42" w:rsidP="006E0F42">
      <w:pPr>
        <w:spacing w:before="100" w:after="50" w:line="440" w:lineRule="exact"/>
        <w:ind w:firstLine="420"/>
        <w:rPr>
          <w:del w:id="102" w:author="anny" w:date="2015-06-05T23:32:00Z"/>
          <w:rFonts w:ascii="宋体" w:hAnsi="宋体" w:cs="Arial"/>
          <w:color w:val="000000"/>
          <w:kern w:val="0"/>
          <w:sz w:val="24"/>
        </w:rPr>
      </w:pPr>
      <w:del w:id="103" w:author="anny" w:date="2015-06-05T23:32:00Z">
        <w:r w:rsidRPr="00F249DC" w:rsidDel="00525D2E">
          <w:rPr>
            <w:color w:val="000000"/>
            <w:sz w:val="24"/>
          </w:rPr>
          <w:delText>Java</w:delText>
        </w:r>
        <w:r w:rsidRPr="00F249DC" w:rsidDel="00525D2E">
          <w:rPr>
            <w:rFonts w:ascii="宋体" w:hAnsi="宋体" w:cs="Arial" w:hint="eastAsia"/>
            <w:color w:val="000000"/>
            <w:kern w:val="0"/>
            <w:sz w:val="24"/>
          </w:rPr>
          <w:delText>语言是面向对象程序设计语言，</w:delText>
        </w:r>
        <w:r w:rsidRPr="00F249DC" w:rsidDel="00525D2E">
          <w:rPr>
            <w:rFonts w:hint="eastAsia"/>
            <w:color w:val="000000"/>
            <w:sz w:val="24"/>
          </w:rPr>
          <w:delText>java</w:delText>
        </w:r>
        <w:r w:rsidRPr="00F249DC" w:rsidDel="00525D2E">
          <w:rPr>
            <w:rFonts w:ascii="宋体" w:hAnsi="宋体" w:cs="Arial" w:hint="eastAsia"/>
            <w:color w:val="000000"/>
            <w:kern w:val="0"/>
            <w:sz w:val="24"/>
          </w:rPr>
          <w:delText>平台支持几乎所有的操作系统，实现一次编译到处运行。采用</w:delText>
        </w:r>
        <w:r w:rsidRPr="00F249DC" w:rsidDel="00525D2E">
          <w:rPr>
            <w:rFonts w:hint="eastAsia"/>
            <w:color w:val="000000"/>
            <w:sz w:val="24"/>
          </w:rPr>
          <w:delText>java</w:delText>
        </w:r>
        <w:r w:rsidRPr="00F249DC" w:rsidDel="00525D2E">
          <w:rPr>
            <w:rFonts w:ascii="宋体" w:hAnsi="宋体" w:cs="Arial" w:hint="eastAsia"/>
            <w:color w:val="000000"/>
            <w:kern w:val="0"/>
            <w:sz w:val="24"/>
          </w:rPr>
          <w:delText>开发该系统在技术上完全可行。</w:delText>
        </w:r>
      </w:del>
    </w:p>
    <w:p w14:paraId="35815787" w14:textId="26D011D6" w:rsidR="00D777B4" w:rsidRPr="005013BB" w:rsidRDefault="00D777B4" w:rsidP="00D777B4">
      <w:pPr>
        <w:ind w:firstLine="420"/>
        <w:rPr>
          <w:rFonts w:ascii="宋体" w:hAnsi="宋体" w:cs="Arial"/>
          <w:color w:val="000000"/>
          <w:kern w:val="0"/>
          <w:sz w:val="24"/>
        </w:rPr>
      </w:pPr>
      <w:commentRangeStart w:id="104"/>
      <w:r w:rsidRPr="005013BB">
        <w:rPr>
          <w:rFonts w:ascii="宋体" w:hAnsi="宋体" w:cs="Arial"/>
          <w:color w:val="000000"/>
          <w:kern w:val="0"/>
          <w:sz w:val="24"/>
        </w:rPr>
        <w:t>jQuery</w:t>
      </w:r>
      <w:r w:rsidRPr="005013BB">
        <w:rPr>
          <w:rFonts w:ascii="宋体" w:hAnsi="宋体" w:cs="Arial" w:hint="eastAsia"/>
          <w:color w:val="000000"/>
          <w:kern w:val="0"/>
          <w:sz w:val="24"/>
        </w:rPr>
        <w:t>是一个兼容多浏览器的</w:t>
      </w:r>
      <w:r w:rsidRPr="005013BB">
        <w:rPr>
          <w:rFonts w:ascii="宋体" w:hAnsi="宋体" w:cs="Arial"/>
          <w:color w:val="000000"/>
          <w:kern w:val="0"/>
          <w:sz w:val="24"/>
        </w:rPr>
        <w:t>javascript</w:t>
      </w:r>
      <w:r w:rsidRPr="005013BB">
        <w:rPr>
          <w:rFonts w:ascii="宋体" w:hAnsi="宋体" w:cs="Arial" w:hint="eastAsia"/>
          <w:color w:val="000000"/>
          <w:kern w:val="0"/>
          <w:sz w:val="24"/>
        </w:rPr>
        <w:t>库，核心理念是</w:t>
      </w:r>
      <w:r w:rsidRPr="005013BB">
        <w:rPr>
          <w:rFonts w:ascii="宋体" w:hAnsi="宋体" w:cs="Arial"/>
          <w:color w:val="000000"/>
          <w:kern w:val="0"/>
          <w:sz w:val="24"/>
        </w:rPr>
        <w:t>write less,do more(</w:t>
      </w:r>
      <w:r w:rsidRPr="005013BB">
        <w:rPr>
          <w:rFonts w:ascii="宋体" w:hAnsi="宋体" w:cs="Arial" w:hint="eastAsia"/>
          <w:color w:val="000000"/>
          <w:kern w:val="0"/>
          <w:sz w:val="24"/>
        </w:rPr>
        <w:t>写得更少</w:t>
      </w:r>
      <w:r w:rsidRPr="005013BB">
        <w:rPr>
          <w:rFonts w:ascii="宋体" w:hAnsi="宋体" w:cs="Arial"/>
          <w:color w:val="000000"/>
          <w:kern w:val="0"/>
          <w:sz w:val="24"/>
        </w:rPr>
        <w:t>,</w:t>
      </w:r>
      <w:r w:rsidRPr="005013BB">
        <w:rPr>
          <w:rFonts w:ascii="宋体" w:hAnsi="宋体" w:cs="Arial" w:hint="eastAsia"/>
          <w:color w:val="000000"/>
          <w:kern w:val="0"/>
          <w:sz w:val="24"/>
        </w:rPr>
        <w:t>做得更多</w:t>
      </w:r>
      <w:r w:rsidRPr="005013BB">
        <w:rPr>
          <w:rFonts w:ascii="宋体" w:hAnsi="宋体" w:cs="Arial"/>
          <w:color w:val="000000"/>
          <w:kern w:val="0"/>
          <w:sz w:val="24"/>
        </w:rPr>
        <w:t>)</w:t>
      </w:r>
      <w:r w:rsidRPr="005013BB">
        <w:rPr>
          <w:rFonts w:ascii="宋体" w:hAnsi="宋体" w:cs="Arial" w:hint="eastAsia"/>
          <w:color w:val="000000"/>
          <w:kern w:val="0"/>
          <w:sz w:val="24"/>
        </w:rPr>
        <w:t>。</w:t>
      </w:r>
      <w:r w:rsidRPr="005013BB">
        <w:rPr>
          <w:rFonts w:ascii="宋体" w:hAnsi="宋体" w:cs="Arial"/>
          <w:color w:val="000000"/>
          <w:kern w:val="0"/>
          <w:sz w:val="24"/>
        </w:rPr>
        <w:t>jQuery</w:t>
      </w:r>
      <w:r w:rsidRPr="005013BB">
        <w:rPr>
          <w:rFonts w:ascii="宋体" w:hAnsi="宋体" w:cs="Arial" w:hint="eastAsia"/>
          <w:color w:val="000000"/>
          <w:kern w:val="0"/>
          <w:sz w:val="24"/>
        </w:rPr>
        <w:t>在</w:t>
      </w:r>
      <w:r w:rsidRPr="005013BB">
        <w:rPr>
          <w:rFonts w:ascii="宋体" w:hAnsi="宋体" w:cs="Arial"/>
          <w:color w:val="000000"/>
          <w:kern w:val="0"/>
          <w:sz w:val="24"/>
        </w:rPr>
        <w:t>2006</w:t>
      </w:r>
      <w:r w:rsidRPr="005013BB">
        <w:rPr>
          <w:rFonts w:ascii="宋体" w:hAnsi="宋体" w:cs="Arial" w:hint="eastAsia"/>
          <w:color w:val="000000"/>
          <w:kern w:val="0"/>
          <w:sz w:val="24"/>
        </w:rPr>
        <w:t>年</w:t>
      </w:r>
      <w:r w:rsidRPr="005013BB">
        <w:rPr>
          <w:rFonts w:ascii="宋体" w:hAnsi="宋体" w:cs="Arial"/>
          <w:color w:val="000000"/>
          <w:kern w:val="0"/>
          <w:sz w:val="24"/>
        </w:rPr>
        <w:t>1</w:t>
      </w:r>
      <w:r w:rsidRPr="005013BB">
        <w:rPr>
          <w:rFonts w:ascii="宋体" w:hAnsi="宋体" w:cs="Arial" w:hint="eastAsia"/>
          <w:color w:val="000000"/>
          <w:kern w:val="0"/>
          <w:sz w:val="24"/>
        </w:rPr>
        <w:t>月由美国人</w:t>
      </w:r>
      <w:r w:rsidRPr="005013BB">
        <w:rPr>
          <w:rFonts w:ascii="宋体" w:hAnsi="宋体" w:cs="Arial"/>
          <w:color w:val="000000"/>
          <w:kern w:val="0"/>
          <w:sz w:val="24"/>
        </w:rPr>
        <w:t>John Resig</w:t>
      </w:r>
      <w:r w:rsidRPr="005013BB">
        <w:rPr>
          <w:rFonts w:ascii="宋体" w:hAnsi="宋体" w:cs="Arial" w:hint="eastAsia"/>
          <w:color w:val="000000"/>
          <w:kern w:val="0"/>
          <w:sz w:val="24"/>
        </w:rPr>
        <w:t>在纽约的</w:t>
      </w:r>
      <w:r w:rsidRPr="005013BB">
        <w:rPr>
          <w:rFonts w:ascii="宋体" w:hAnsi="宋体" w:cs="Arial"/>
          <w:color w:val="000000"/>
          <w:kern w:val="0"/>
          <w:sz w:val="24"/>
        </w:rPr>
        <w:lastRenderedPageBreak/>
        <w:t>barcamp</w:t>
      </w:r>
      <w:r w:rsidRPr="005013BB">
        <w:rPr>
          <w:rFonts w:ascii="宋体" w:hAnsi="宋体" w:cs="Arial" w:hint="eastAsia"/>
          <w:color w:val="000000"/>
          <w:kern w:val="0"/>
          <w:sz w:val="24"/>
        </w:rPr>
        <w:t>发布，吸引了来自世界各地的众多</w:t>
      </w:r>
      <w:r w:rsidRPr="005013BB">
        <w:rPr>
          <w:rFonts w:ascii="宋体" w:hAnsi="宋体" w:cs="Arial"/>
          <w:color w:val="000000"/>
          <w:kern w:val="0"/>
          <w:sz w:val="24"/>
        </w:rPr>
        <w:t>JavaScript</w:t>
      </w:r>
      <w:r w:rsidRPr="005013BB">
        <w:rPr>
          <w:rFonts w:ascii="宋体" w:hAnsi="宋体" w:cs="Arial" w:hint="eastAsia"/>
          <w:color w:val="000000"/>
          <w:kern w:val="0"/>
          <w:sz w:val="24"/>
        </w:rPr>
        <w:t>高手加入，由</w:t>
      </w:r>
      <w:r w:rsidRPr="005013BB">
        <w:rPr>
          <w:rFonts w:ascii="宋体" w:hAnsi="宋体" w:cs="Arial"/>
          <w:color w:val="000000"/>
          <w:kern w:val="0"/>
          <w:sz w:val="24"/>
        </w:rPr>
        <w:t>Dave Methvin</w:t>
      </w:r>
      <w:r w:rsidRPr="005013BB">
        <w:rPr>
          <w:rFonts w:ascii="宋体" w:hAnsi="宋体" w:cs="Arial" w:hint="eastAsia"/>
          <w:color w:val="000000"/>
          <w:kern w:val="0"/>
          <w:sz w:val="24"/>
        </w:rPr>
        <w:t>率领团队进行开发。如今，</w:t>
      </w:r>
      <w:r w:rsidRPr="005013BB">
        <w:rPr>
          <w:rFonts w:ascii="宋体" w:hAnsi="宋体" w:cs="Arial"/>
          <w:color w:val="000000"/>
          <w:kern w:val="0"/>
          <w:sz w:val="24"/>
        </w:rPr>
        <w:t>jQuery</w:t>
      </w:r>
      <w:r w:rsidRPr="005013BB">
        <w:rPr>
          <w:rFonts w:ascii="宋体" w:hAnsi="宋体" w:cs="Arial" w:hint="eastAsia"/>
          <w:color w:val="000000"/>
          <w:kern w:val="0"/>
          <w:sz w:val="24"/>
        </w:rPr>
        <w:t>已经成为最流行的</w:t>
      </w:r>
      <w:r w:rsidRPr="005013BB">
        <w:rPr>
          <w:rFonts w:ascii="宋体" w:hAnsi="宋体" w:cs="Arial"/>
          <w:color w:val="000000"/>
          <w:kern w:val="0"/>
          <w:sz w:val="24"/>
        </w:rPr>
        <w:t>javascript</w:t>
      </w:r>
      <w:r w:rsidRPr="005013BB">
        <w:rPr>
          <w:rFonts w:ascii="宋体" w:hAnsi="宋体" w:cs="Arial" w:hint="eastAsia"/>
          <w:color w:val="000000"/>
          <w:kern w:val="0"/>
          <w:sz w:val="24"/>
        </w:rPr>
        <w:t>库，在世界前</w:t>
      </w:r>
      <w:r w:rsidRPr="005013BB">
        <w:rPr>
          <w:rFonts w:ascii="宋体" w:hAnsi="宋体" w:cs="Arial"/>
          <w:color w:val="000000"/>
          <w:kern w:val="0"/>
          <w:sz w:val="24"/>
        </w:rPr>
        <w:t>10000</w:t>
      </w:r>
      <w:r w:rsidRPr="005013BB">
        <w:rPr>
          <w:rFonts w:ascii="宋体" w:hAnsi="宋体" w:cs="Arial" w:hint="eastAsia"/>
          <w:color w:val="000000"/>
          <w:kern w:val="0"/>
          <w:sz w:val="24"/>
        </w:rPr>
        <w:t>个访问最多的网站中，有超过</w:t>
      </w:r>
      <w:r w:rsidRPr="005013BB">
        <w:rPr>
          <w:rFonts w:ascii="宋体" w:hAnsi="宋体" w:cs="Arial"/>
          <w:color w:val="000000"/>
          <w:kern w:val="0"/>
          <w:sz w:val="24"/>
        </w:rPr>
        <w:t>55%</w:t>
      </w:r>
      <w:r w:rsidRPr="005013BB">
        <w:rPr>
          <w:rFonts w:ascii="宋体" w:hAnsi="宋体" w:cs="Arial" w:hint="eastAsia"/>
          <w:color w:val="000000"/>
          <w:kern w:val="0"/>
          <w:sz w:val="24"/>
        </w:rPr>
        <w:t>在使用</w:t>
      </w:r>
      <w:r w:rsidRPr="005013BB">
        <w:rPr>
          <w:rFonts w:ascii="宋体" w:hAnsi="宋体" w:cs="Arial"/>
          <w:color w:val="000000"/>
          <w:kern w:val="0"/>
          <w:sz w:val="24"/>
        </w:rPr>
        <w:t>jQuery</w:t>
      </w:r>
      <w:r w:rsidRPr="005013BB">
        <w:rPr>
          <w:rFonts w:ascii="宋体" w:hAnsi="宋体" w:cs="Arial" w:hint="eastAsia"/>
          <w:color w:val="000000"/>
          <w:kern w:val="0"/>
          <w:sz w:val="24"/>
        </w:rPr>
        <w:t>。</w:t>
      </w:r>
    </w:p>
    <w:p w14:paraId="63C69DC5" w14:textId="63D4F19B" w:rsidR="005013BB" w:rsidRPr="005013BB" w:rsidRDefault="005013BB" w:rsidP="005013BB">
      <w:pPr>
        <w:widowControl/>
        <w:ind w:firstLine="420"/>
        <w:jc w:val="left"/>
        <w:rPr>
          <w:rFonts w:ascii="宋体" w:hAnsi="宋体" w:cs="Arial"/>
          <w:color w:val="000000"/>
          <w:kern w:val="0"/>
          <w:sz w:val="24"/>
        </w:rPr>
      </w:pPr>
      <w:r w:rsidRPr="005013BB">
        <w:rPr>
          <w:rFonts w:ascii="宋体" w:hAnsi="宋体" w:cs="Arial" w:hint="eastAsia"/>
          <w:color w:val="000000"/>
          <w:kern w:val="0"/>
          <w:sz w:val="24"/>
        </w:rPr>
        <w:t>百度地图JavaScript API是一套由JavaScript语言编写的应用程序接口，可帮助您在网站中构建功能丰富、交互性强的地图应用，支持PC端和移动端基于浏览器的地图应用开发，且支持HTML5特性的地图开发。</w:t>
      </w:r>
    </w:p>
    <w:p w14:paraId="5CEB5D2B" w14:textId="2083C79B" w:rsidR="00880C93" w:rsidRDefault="00880C93" w:rsidP="00880C93">
      <w:pPr>
        <w:ind w:firstLine="420"/>
        <w:rPr>
          <w:ins w:id="105" w:author="anny" w:date="2015-06-05T23:32:00Z"/>
          <w:rFonts w:ascii="宋体" w:hAnsi="宋体" w:cs="Arial"/>
          <w:color w:val="000000"/>
          <w:kern w:val="0"/>
          <w:sz w:val="24"/>
        </w:rPr>
      </w:pPr>
      <w:r w:rsidRPr="00880C93">
        <w:rPr>
          <w:rFonts w:ascii="宋体" w:hAnsi="宋体" w:cs="Arial"/>
          <w:color w:val="000000"/>
          <w:kern w:val="0"/>
          <w:sz w:val="24"/>
        </w:rPr>
        <w:t>Backbone </w:t>
      </w:r>
      <w:r w:rsidRPr="00880C93">
        <w:rPr>
          <w:rFonts w:ascii="宋体" w:hAnsi="宋体" w:cs="Arial" w:hint="eastAsia"/>
          <w:color w:val="000000"/>
          <w:kern w:val="0"/>
          <w:sz w:val="24"/>
        </w:rPr>
        <w:t>为复杂</w:t>
      </w:r>
      <w:r w:rsidRPr="00880C93">
        <w:rPr>
          <w:rFonts w:ascii="宋体" w:hAnsi="宋体" w:cs="Arial"/>
          <w:color w:val="000000"/>
          <w:kern w:val="0"/>
          <w:sz w:val="24"/>
        </w:rPr>
        <w:t>Javascript</w:t>
      </w:r>
      <w:r w:rsidRPr="00880C93">
        <w:rPr>
          <w:rFonts w:ascii="宋体" w:hAnsi="宋体" w:cs="Arial" w:hint="eastAsia"/>
          <w:color w:val="000000"/>
          <w:kern w:val="0"/>
          <w:sz w:val="24"/>
        </w:rPr>
        <w:t>应用程序提供模型</w:t>
      </w:r>
      <w:r w:rsidRPr="00880C93">
        <w:rPr>
          <w:rFonts w:ascii="宋体" w:hAnsi="宋体" w:cs="Arial"/>
          <w:color w:val="000000"/>
          <w:kern w:val="0"/>
          <w:sz w:val="24"/>
        </w:rPr>
        <w:t>(models)</w:t>
      </w:r>
      <w:r w:rsidRPr="00880C93">
        <w:rPr>
          <w:rFonts w:ascii="宋体" w:hAnsi="宋体" w:cs="Arial" w:hint="eastAsia"/>
          <w:color w:val="000000"/>
          <w:kern w:val="0"/>
          <w:sz w:val="24"/>
        </w:rPr>
        <w:t>、集合</w:t>
      </w:r>
      <w:r w:rsidRPr="00880C93">
        <w:rPr>
          <w:rFonts w:ascii="宋体" w:hAnsi="宋体" w:cs="Arial"/>
          <w:color w:val="000000"/>
          <w:kern w:val="0"/>
          <w:sz w:val="24"/>
        </w:rPr>
        <w:t>(collections)</w:t>
      </w:r>
      <w:r w:rsidRPr="00880C93">
        <w:rPr>
          <w:rFonts w:ascii="宋体" w:hAnsi="宋体" w:cs="Arial" w:hint="eastAsia"/>
          <w:color w:val="000000"/>
          <w:kern w:val="0"/>
          <w:sz w:val="24"/>
        </w:rPr>
        <w:t>、视图</w:t>
      </w:r>
      <w:r w:rsidRPr="00880C93">
        <w:rPr>
          <w:rFonts w:ascii="宋体" w:hAnsi="宋体" w:cs="Arial"/>
          <w:color w:val="000000"/>
          <w:kern w:val="0"/>
          <w:sz w:val="24"/>
        </w:rPr>
        <w:t>(views)</w:t>
      </w:r>
      <w:r w:rsidRPr="00880C93">
        <w:rPr>
          <w:rFonts w:ascii="宋体" w:hAnsi="宋体" w:cs="Arial" w:hint="eastAsia"/>
          <w:color w:val="000000"/>
          <w:kern w:val="0"/>
          <w:sz w:val="24"/>
        </w:rPr>
        <w:t>的结构。其中模型用于绑定键值数据和自定义事件；集合附有可枚举函数的丰富</w:t>
      </w:r>
      <w:r w:rsidRPr="00880C93">
        <w:rPr>
          <w:rFonts w:ascii="宋体" w:hAnsi="宋体" w:cs="Arial"/>
          <w:color w:val="000000"/>
          <w:kern w:val="0"/>
          <w:sz w:val="24"/>
        </w:rPr>
        <w:t>API</w:t>
      </w:r>
      <w:r w:rsidRPr="00880C93">
        <w:rPr>
          <w:rFonts w:ascii="宋体" w:hAnsi="宋体" w:cs="Arial" w:hint="eastAsia"/>
          <w:color w:val="000000"/>
          <w:kern w:val="0"/>
          <w:sz w:val="24"/>
        </w:rPr>
        <w:t>；</w:t>
      </w:r>
      <w:r w:rsidRPr="00880C93">
        <w:rPr>
          <w:rFonts w:ascii="宋体" w:hAnsi="宋体" w:cs="Arial"/>
          <w:color w:val="000000"/>
          <w:kern w:val="0"/>
          <w:sz w:val="24"/>
        </w:rPr>
        <w:t xml:space="preserve"> </w:t>
      </w:r>
      <w:r w:rsidRPr="00880C93">
        <w:rPr>
          <w:rFonts w:ascii="宋体" w:hAnsi="宋体" w:cs="Arial" w:hint="eastAsia"/>
          <w:color w:val="000000"/>
          <w:kern w:val="0"/>
          <w:sz w:val="24"/>
        </w:rPr>
        <w:t>视图可以声明事件处理函数，并通过</w:t>
      </w:r>
      <w:r w:rsidRPr="00880C93">
        <w:rPr>
          <w:rFonts w:ascii="宋体" w:hAnsi="宋体" w:cs="Arial"/>
          <w:color w:val="000000"/>
          <w:kern w:val="0"/>
          <w:sz w:val="24"/>
        </w:rPr>
        <w:t>RESTful JSON</w:t>
      </w:r>
      <w:r w:rsidRPr="00880C93">
        <w:rPr>
          <w:rFonts w:ascii="宋体" w:hAnsi="宋体" w:cs="Arial" w:hint="eastAsia"/>
          <w:color w:val="000000"/>
          <w:kern w:val="0"/>
          <w:sz w:val="24"/>
        </w:rPr>
        <w:t>接口连接到应用程序。</w:t>
      </w:r>
      <w:commentRangeEnd w:id="104"/>
      <w:r w:rsidR="00615192">
        <w:rPr>
          <w:rStyle w:val="a5"/>
          <w:rFonts w:asciiTheme="minorHAnsi" w:eastAsiaTheme="minorEastAsia" w:hAnsiTheme="minorHAnsi" w:cstheme="minorBidi"/>
        </w:rPr>
        <w:commentReference w:id="104"/>
      </w:r>
    </w:p>
    <w:p w14:paraId="36E03660" w14:textId="77777777" w:rsidR="00525D2E" w:rsidRDefault="00525D2E" w:rsidP="00525D2E">
      <w:pPr>
        <w:spacing w:before="100" w:after="50" w:line="440" w:lineRule="exact"/>
        <w:ind w:firstLine="420"/>
        <w:rPr>
          <w:ins w:id="106" w:author="anny" w:date="2015-06-05T23:32:00Z"/>
          <w:rFonts w:ascii="宋体" w:hAnsi="宋体" w:cs="Arial"/>
          <w:color w:val="000000"/>
          <w:kern w:val="0"/>
          <w:sz w:val="24"/>
        </w:rPr>
      </w:pPr>
      <w:ins w:id="107" w:author="anny" w:date="2015-06-05T23:32:00Z">
        <w:r w:rsidRPr="00F249DC">
          <w:rPr>
            <w:color w:val="000000"/>
            <w:sz w:val="24"/>
          </w:rPr>
          <w:t>Java</w:t>
        </w:r>
        <w:r w:rsidRPr="00F249DC">
          <w:rPr>
            <w:rFonts w:ascii="宋体" w:hAnsi="宋体" w:cs="Arial" w:hint="eastAsia"/>
            <w:color w:val="000000"/>
            <w:kern w:val="0"/>
            <w:sz w:val="24"/>
          </w:rPr>
          <w:t>语言是面向对象程序设计语言，</w:t>
        </w:r>
        <w:r w:rsidRPr="00F249DC">
          <w:rPr>
            <w:rFonts w:hint="eastAsia"/>
            <w:color w:val="000000"/>
            <w:sz w:val="24"/>
          </w:rPr>
          <w:t>java</w:t>
        </w:r>
        <w:r w:rsidRPr="00F249DC">
          <w:rPr>
            <w:rFonts w:ascii="宋体" w:hAnsi="宋体" w:cs="Arial" w:hint="eastAsia"/>
            <w:color w:val="000000"/>
            <w:kern w:val="0"/>
            <w:sz w:val="24"/>
          </w:rPr>
          <w:t>平台支持几乎所有的操作系统，实现一次编译到处运行。采用</w:t>
        </w:r>
        <w:r w:rsidRPr="00F249DC">
          <w:rPr>
            <w:rFonts w:hint="eastAsia"/>
            <w:color w:val="000000"/>
            <w:sz w:val="24"/>
          </w:rPr>
          <w:t>java</w:t>
        </w:r>
        <w:r w:rsidRPr="00F249DC">
          <w:rPr>
            <w:rFonts w:ascii="宋体" w:hAnsi="宋体" w:cs="Arial" w:hint="eastAsia"/>
            <w:color w:val="000000"/>
            <w:kern w:val="0"/>
            <w:sz w:val="24"/>
          </w:rPr>
          <w:t>开发该系统</w:t>
        </w:r>
        <w:r>
          <w:rPr>
            <w:rFonts w:ascii="宋体" w:hAnsi="宋体" w:cs="Arial" w:hint="eastAsia"/>
            <w:color w:val="000000"/>
            <w:kern w:val="0"/>
            <w:sz w:val="24"/>
          </w:rPr>
          <w:t>的后端</w:t>
        </w:r>
        <w:r w:rsidRPr="00F249DC">
          <w:rPr>
            <w:rFonts w:ascii="宋体" w:hAnsi="宋体" w:cs="Arial" w:hint="eastAsia"/>
            <w:color w:val="000000"/>
            <w:kern w:val="0"/>
            <w:sz w:val="24"/>
          </w:rPr>
          <w:t>在技术上完全可行。</w:t>
        </w:r>
      </w:ins>
    </w:p>
    <w:p w14:paraId="50B47B04" w14:textId="77777777" w:rsidR="00525D2E" w:rsidRPr="00525D2E" w:rsidRDefault="00525D2E" w:rsidP="00880C93">
      <w:pPr>
        <w:ind w:firstLine="420"/>
        <w:rPr>
          <w:rFonts w:ascii="宋体" w:hAnsi="宋体" w:cs="Arial"/>
          <w:color w:val="000000"/>
          <w:kern w:val="0"/>
          <w:sz w:val="24"/>
        </w:rPr>
      </w:pPr>
    </w:p>
    <w:p w14:paraId="53C5A151" w14:textId="4AEC4EAC" w:rsidR="006E0F42" w:rsidRPr="00F249DC" w:rsidRDefault="006E0F42" w:rsidP="006E0F42">
      <w:pPr>
        <w:pStyle w:val="3"/>
        <w:spacing w:line="416" w:lineRule="auto"/>
        <w:rPr>
          <w:rFonts w:ascii="黑体" w:eastAsia="黑体" w:hAnsi="黑体"/>
          <w:b w:val="0"/>
          <w:color w:val="000000"/>
          <w:sz w:val="24"/>
          <w:szCs w:val="24"/>
        </w:rPr>
      </w:pPr>
      <w:r w:rsidRPr="00F249DC">
        <w:rPr>
          <w:rFonts w:ascii="黑体" w:eastAsia="黑体" w:hAnsi="黑体" w:hint="eastAsia"/>
          <w:b w:val="0"/>
          <w:color w:val="000000"/>
          <w:sz w:val="24"/>
          <w:szCs w:val="24"/>
        </w:rPr>
        <w:t>2.3.2经济可</w:t>
      </w:r>
      <w:ins w:id="108" w:author="anny" w:date="2015-06-05T23:31:00Z">
        <w:r w:rsidR="00285FB8">
          <w:rPr>
            <w:rFonts w:ascii="黑体" w:eastAsia="黑体" w:hAnsi="黑体" w:hint="eastAsia"/>
            <w:b w:val="0"/>
            <w:color w:val="000000"/>
            <w:sz w:val="24"/>
            <w:szCs w:val="24"/>
          </w:rPr>
          <w:t>行性</w:t>
        </w:r>
      </w:ins>
    </w:p>
    <w:p w14:paraId="5FCA7578" w14:textId="45245D0E" w:rsidR="006E0F42" w:rsidRPr="00F249DC" w:rsidRDefault="00B635A2" w:rsidP="006E0F42">
      <w:pPr>
        <w:spacing w:before="100" w:after="50" w:line="440" w:lineRule="exact"/>
        <w:ind w:firstLine="420"/>
        <w:rPr>
          <w:rFonts w:ascii="宋体" w:hAnsi="宋体" w:cs="Arial"/>
          <w:color w:val="000000"/>
          <w:kern w:val="0"/>
          <w:sz w:val="24"/>
        </w:rPr>
      </w:pPr>
      <w:ins w:id="109" w:author="anny" w:date="2015-06-05T23:33:00Z">
        <w:r>
          <w:rPr>
            <w:rFonts w:ascii="宋体" w:hAnsi="宋体" w:cs="Arial" w:hint="eastAsia"/>
            <w:color w:val="000000"/>
            <w:kern w:val="0"/>
            <w:sz w:val="24"/>
          </w:rPr>
          <w:t>实验室拥有能够支持开发与实验的硬件设施，</w:t>
        </w:r>
      </w:ins>
      <w:ins w:id="110" w:author="anny" w:date="2015-06-05T23:34:00Z">
        <w:r>
          <w:rPr>
            <w:rFonts w:ascii="宋体" w:hAnsi="宋体" w:cs="Arial" w:hint="eastAsia"/>
            <w:color w:val="000000"/>
            <w:kern w:val="0"/>
            <w:sz w:val="24"/>
          </w:rPr>
          <w:t>保证了开发过程中的经济可行性。</w:t>
        </w:r>
      </w:ins>
      <w:del w:id="111" w:author="anny" w:date="2015-06-05T23:34:00Z">
        <w:r w:rsidR="006E0F42" w:rsidRPr="00F249DC" w:rsidDel="00B635A2">
          <w:rPr>
            <w:rFonts w:ascii="宋体" w:hAnsi="宋体" w:cs="Arial" w:hint="eastAsia"/>
            <w:color w:val="000000"/>
            <w:kern w:val="0"/>
            <w:sz w:val="24"/>
          </w:rPr>
          <w:delText>在软硬件和技术都满足要求的前提下，开发这样一个</w:delText>
        </w:r>
        <w:r w:rsidR="00880C93" w:rsidDel="00B635A2">
          <w:rPr>
            <w:rFonts w:ascii="宋体" w:hAnsi="宋体" w:cs="Arial" w:hint="eastAsia"/>
            <w:color w:val="000000"/>
            <w:kern w:val="0"/>
            <w:sz w:val="24"/>
          </w:rPr>
          <w:delText>互联网应用作战指挥</w:delText>
        </w:r>
        <w:r w:rsidR="006E0F42" w:rsidRPr="00F249DC" w:rsidDel="00B635A2">
          <w:rPr>
            <w:rFonts w:ascii="宋体" w:hAnsi="宋体" w:cs="Arial" w:hint="eastAsia"/>
            <w:color w:val="000000"/>
            <w:kern w:val="0"/>
            <w:sz w:val="24"/>
          </w:rPr>
          <w:delText>系统，成本是很低的。其开发完成后，</w:delText>
        </w:r>
      </w:del>
      <w:r w:rsidR="006E0F42" w:rsidRPr="00F249DC">
        <w:rPr>
          <w:rFonts w:ascii="宋体" w:hAnsi="宋体" w:cs="Arial" w:hint="eastAsia"/>
          <w:color w:val="000000"/>
          <w:kern w:val="0"/>
          <w:sz w:val="24"/>
        </w:rPr>
        <w:t>对</w:t>
      </w:r>
      <w:r w:rsidR="00880C93">
        <w:rPr>
          <w:rFonts w:ascii="宋体" w:hAnsi="宋体" w:cs="Arial" w:hint="eastAsia"/>
          <w:color w:val="000000"/>
          <w:kern w:val="0"/>
          <w:sz w:val="24"/>
        </w:rPr>
        <w:t>公安</w:t>
      </w:r>
      <w:r w:rsidR="006E0F42" w:rsidRPr="00F249DC">
        <w:rPr>
          <w:rFonts w:ascii="宋体" w:hAnsi="宋体" w:cs="Arial" w:hint="eastAsia"/>
          <w:color w:val="000000"/>
          <w:kern w:val="0"/>
          <w:sz w:val="24"/>
        </w:rPr>
        <w:t>部门来说，既可以保障其工作的准确性，又可以提高其工作效率，减少人力物力的投入。</w:t>
      </w:r>
    </w:p>
    <w:p w14:paraId="75095CA6" w14:textId="77777777" w:rsidR="006E0F42" w:rsidRPr="00F249DC" w:rsidRDefault="006E0F42" w:rsidP="006E0F42">
      <w:pPr>
        <w:pStyle w:val="3"/>
        <w:spacing w:line="416" w:lineRule="auto"/>
        <w:rPr>
          <w:rFonts w:ascii="黑体" w:eastAsia="黑体" w:hAnsi="黑体"/>
          <w:b w:val="0"/>
          <w:color w:val="000000"/>
          <w:sz w:val="24"/>
          <w:szCs w:val="24"/>
        </w:rPr>
      </w:pPr>
      <w:bookmarkStart w:id="112" w:name="_Toc356381686"/>
      <w:bookmarkStart w:id="113" w:name="_Toc356990806"/>
      <w:bookmarkStart w:id="114" w:name="_Toc420932613"/>
      <w:bookmarkStart w:id="115" w:name="_Toc420933112"/>
      <w:r w:rsidRPr="00F249DC">
        <w:rPr>
          <w:rFonts w:ascii="黑体" w:eastAsia="黑体" w:hAnsi="黑体" w:hint="eastAsia"/>
          <w:b w:val="0"/>
          <w:color w:val="000000"/>
          <w:sz w:val="24"/>
          <w:szCs w:val="24"/>
        </w:rPr>
        <w:t>2.3.3运行可行性</w:t>
      </w:r>
      <w:bookmarkEnd w:id="112"/>
      <w:bookmarkEnd w:id="113"/>
      <w:bookmarkEnd w:id="114"/>
      <w:bookmarkEnd w:id="115"/>
    </w:p>
    <w:p w14:paraId="03344744" w14:textId="1128DE1F"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该系统是基于</w:t>
      </w:r>
      <w:r w:rsidRPr="00F249DC">
        <w:rPr>
          <w:rFonts w:hint="eastAsia"/>
          <w:color w:val="000000"/>
          <w:kern w:val="0"/>
          <w:sz w:val="24"/>
        </w:rPr>
        <w:t>B/S</w:t>
      </w:r>
      <w:r w:rsidRPr="00F249DC">
        <w:rPr>
          <w:rFonts w:ascii="宋体" w:hAnsi="宋体" w:cs="Arial" w:hint="eastAsia"/>
          <w:color w:val="000000"/>
          <w:kern w:val="0"/>
          <w:sz w:val="24"/>
        </w:rPr>
        <w:t>模式的，</w:t>
      </w:r>
      <w:del w:id="116" w:author="anny" w:date="2015-06-05T23:35:00Z">
        <w:r w:rsidRPr="00F249DC" w:rsidDel="003C2849">
          <w:rPr>
            <w:rFonts w:ascii="宋体" w:hAnsi="宋体" w:cs="Arial" w:hint="eastAsia"/>
            <w:color w:val="000000"/>
            <w:kern w:val="0"/>
            <w:sz w:val="24"/>
          </w:rPr>
          <w:delText>只要计算机能联网就可以访问该系统</w:delText>
        </w:r>
      </w:del>
      <w:ins w:id="117" w:author="anny" w:date="2015-06-05T23:35:00Z">
        <w:r w:rsidR="003C2849">
          <w:rPr>
            <w:rFonts w:ascii="宋体" w:hAnsi="宋体" w:cs="Arial" w:hint="eastAsia"/>
            <w:color w:val="000000"/>
            <w:kern w:val="0"/>
            <w:sz w:val="24"/>
          </w:rPr>
          <w:t>可以通过计算机直接访问</w:t>
        </w:r>
      </w:ins>
      <w:r w:rsidRPr="00F249DC">
        <w:rPr>
          <w:rFonts w:ascii="宋体" w:hAnsi="宋体" w:cs="Arial" w:hint="eastAsia"/>
          <w:color w:val="000000"/>
          <w:kern w:val="0"/>
          <w:sz w:val="24"/>
        </w:rPr>
        <w:t>，</w:t>
      </w:r>
      <w:ins w:id="118" w:author="anny" w:date="2015-06-05T23:35:00Z">
        <w:r w:rsidR="003C2849">
          <w:rPr>
            <w:rFonts w:ascii="宋体" w:hAnsi="宋体" w:cs="Arial" w:hint="eastAsia"/>
            <w:color w:val="000000"/>
            <w:kern w:val="0"/>
            <w:sz w:val="24"/>
          </w:rPr>
          <w:t>在</w:t>
        </w:r>
      </w:ins>
      <w:del w:id="119" w:author="anny" w:date="2015-06-05T23:35:00Z">
        <w:r w:rsidRPr="00F249DC" w:rsidDel="003C2849">
          <w:rPr>
            <w:rFonts w:ascii="宋体" w:hAnsi="宋体" w:cs="Arial" w:hint="eastAsia"/>
            <w:color w:val="000000"/>
            <w:kern w:val="0"/>
            <w:sz w:val="24"/>
          </w:rPr>
          <w:delText>输入有效的账号</w:delText>
        </w:r>
      </w:del>
      <w:r w:rsidRPr="00F249DC">
        <w:rPr>
          <w:rFonts w:ascii="宋体" w:hAnsi="宋体" w:cs="Arial" w:hint="eastAsia"/>
          <w:color w:val="000000"/>
          <w:kern w:val="0"/>
          <w:sz w:val="24"/>
        </w:rPr>
        <w:t>成功登录</w:t>
      </w:r>
      <w:ins w:id="120" w:author="anny" w:date="2015-06-05T23:35:00Z">
        <w:r w:rsidR="003C2849">
          <w:rPr>
            <w:rFonts w:ascii="宋体" w:hAnsi="宋体" w:cs="Arial" w:hint="eastAsia"/>
            <w:color w:val="000000"/>
            <w:kern w:val="0"/>
            <w:sz w:val="24"/>
          </w:rPr>
          <w:t>系统后</w:t>
        </w:r>
      </w:ins>
      <w:r w:rsidRPr="00F249DC">
        <w:rPr>
          <w:rFonts w:ascii="宋体" w:hAnsi="宋体" w:cs="Arial" w:hint="eastAsia"/>
          <w:color w:val="000000"/>
          <w:kern w:val="0"/>
          <w:sz w:val="24"/>
        </w:rPr>
        <w:t>之后，</w:t>
      </w:r>
      <w:del w:id="121" w:author="anny" w:date="2015-06-05T23:36:00Z">
        <w:r w:rsidRPr="00F249DC" w:rsidDel="003C2849">
          <w:rPr>
            <w:rFonts w:ascii="宋体" w:hAnsi="宋体" w:cs="Arial" w:hint="eastAsia"/>
            <w:color w:val="000000"/>
            <w:kern w:val="0"/>
            <w:sz w:val="24"/>
          </w:rPr>
          <w:delText>就可以使用该系统</w:delText>
        </w:r>
      </w:del>
      <w:ins w:id="122" w:author="anny" w:date="2015-06-05T23:36:00Z">
        <w:r w:rsidR="003C2849">
          <w:rPr>
            <w:rFonts w:ascii="宋体" w:hAnsi="宋体" w:cs="Arial" w:hint="eastAsia"/>
            <w:color w:val="000000"/>
            <w:kern w:val="0"/>
            <w:sz w:val="24"/>
          </w:rPr>
          <w:t>即可使用</w:t>
        </w:r>
      </w:ins>
      <w:r w:rsidRPr="00F249DC">
        <w:rPr>
          <w:rFonts w:ascii="宋体" w:hAnsi="宋体" w:cs="Arial" w:hint="eastAsia"/>
          <w:color w:val="000000"/>
          <w:kern w:val="0"/>
          <w:sz w:val="24"/>
        </w:rPr>
        <w:t>。</w:t>
      </w:r>
      <w:ins w:id="123" w:author="anny" w:date="2015-06-05T23:36:00Z">
        <w:r w:rsidR="00EB7220">
          <w:rPr>
            <w:rFonts w:ascii="宋体" w:hAnsi="宋体" w:cs="Arial" w:hint="eastAsia"/>
            <w:color w:val="000000"/>
            <w:kern w:val="0"/>
            <w:sz w:val="24"/>
          </w:rPr>
          <w:t>该系统可以</w:t>
        </w:r>
      </w:ins>
      <w:r w:rsidRPr="00F249DC">
        <w:rPr>
          <w:rFonts w:ascii="宋体" w:hAnsi="宋体" w:cs="Arial" w:hint="eastAsia"/>
          <w:color w:val="000000"/>
          <w:kern w:val="0"/>
          <w:sz w:val="24"/>
        </w:rPr>
        <w:t>完成</w:t>
      </w:r>
      <w:commentRangeStart w:id="124"/>
      <w:ins w:id="125" w:author="anny" w:date="2015-06-05T23:36:00Z">
        <w:r w:rsidR="00F46186">
          <w:rPr>
            <w:rFonts w:ascii="宋体" w:hAnsi="宋体" w:cs="Arial" w:hint="eastAsia"/>
            <w:color w:val="000000"/>
            <w:kern w:val="0"/>
            <w:sz w:val="24"/>
          </w:rPr>
          <w:t>对嫌疑人的</w:t>
        </w:r>
      </w:ins>
      <w:r w:rsidR="00880C93">
        <w:rPr>
          <w:rFonts w:ascii="宋体" w:hAnsi="宋体" w:cs="Arial" w:hint="eastAsia"/>
          <w:color w:val="000000"/>
          <w:kern w:val="0"/>
          <w:sz w:val="24"/>
        </w:rPr>
        <w:t>监控、</w:t>
      </w:r>
      <w:ins w:id="126" w:author="anny" w:date="2015-06-05T23:36:00Z">
        <w:r w:rsidR="00F46186">
          <w:rPr>
            <w:rFonts w:ascii="宋体" w:hAnsi="宋体" w:cs="Arial" w:hint="eastAsia"/>
            <w:color w:val="000000"/>
            <w:kern w:val="0"/>
            <w:sz w:val="24"/>
          </w:rPr>
          <w:t>【？】</w:t>
        </w:r>
      </w:ins>
      <w:r w:rsidR="00880C93">
        <w:rPr>
          <w:rFonts w:ascii="宋体" w:hAnsi="宋体" w:cs="Arial" w:hint="eastAsia"/>
          <w:color w:val="000000"/>
          <w:kern w:val="0"/>
          <w:sz w:val="24"/>
        </w:rPr>
        <w:t>告警、</w:t>
      </w:r>
      <w:ins w:id="127" w:author="anny" w:date="2015-06-05T23:36:00Z">
        <w:r w:rsidR="00F46186">
          <w:rPr>
            <w:rFonts w:ascii="宋体" w:hAnsi="宋体" w:cs="Arial" w:hint="eastAsia"/>
            <w:color w:val="000000"/>
            <w:kern w:val="0"/>
            <w:sz w:val="24"/>
          </w:rPr>
          <w:t>【？】</w:t>
        </w:r>
      </w:ins>
      <w:r w:rsidR="00880C93">
        <w:rPr>
          <w:rFonts w:ascii="宋体" w:hAnsi="宋体" w:cs="Arial" w:hint="eastAsia"/>
          <w:color w:val="000000"/>
          <w:kern w:val="0"/>
          <w:sz w:val="24"/>
        </w:rPr>
        <w:t>抓捕等各项工作，对公安部门</w:t>
      </w:r>
      <w:r w:rsidRPr="00F249DC">
        <w:rPr>
          <w:rFonts w:ascii="宋体" w:hAnsi="宋体" w:cs="Arial" w:hint="eastAsia"/>
          <w:color w:val="000000"/>
          <w:kern w:val="0"/>
          <w:sz w:val="24"/>
        </w:rPr>
        <w:t>来说既方便又快捷。</w:t>
      </w:r>
      <w:commentRangeEnd w:id="124"/>
      <w:r w:rsidR="00F46186">
        <w:rPr>
          <w:rStyle w:val="a5"/>
          <w:rFonts w:asciiTheme="minorHAnsi" w:eastAsiaTheme="minorEastAsia" w:hAnsiTheme="minorHAnsi" w:cstheme="minorBidi"/>
        </w:rPr>
        <w:commentReference w:id="124"/>
      </w:r>
    </w:p>
    <w:p w14:paraId="079EB208" w14:textId="77777777" w:rsidR="006E0F42" w:rsidRPr="00F249DC" w:rsidRDefault="006E0F42" w:rsidP="006E0F42">
      <w:pPr>
        <w:pStyle w:val="2"/>
        <w:rPr>
          <w:rFonts w:ascii="黑体" w:eastAsia="黑体" w:hAnsi="黑体"/>
          <w:b w:val="0"/>
          <w:color w:val="000000"/>
          <w:sz w:val="28"/>
          <w:szCs w:val="28"/>
        </w:rPr>
      </w:pPr>
      <w:bookmarkStart w:id="128" w:name="_Toc356336384"/>
      <w:bookmarkStart w:id="129" w:name="_Toc356337270"/>
      <w:bookmarkStart w:id="130" w:name="_Toc356381687"/>
      <w:bookmarkStart w:id="131" w:name="_Toc356990807"/>
      <w:bookmarkStart w:id="132" w:name="_Toc420932614"/>
      <w:bookmarkStart w:id="133" w:name="_Toc420933113"/>
      <w:r w:rsidRPr="00F249DC">
        <w:rPr>
          <w:rFonts w:ascii="黑体" w:eastAsia="黑体" w:hAnsi="黑体" w:hint="eastAsia"/>
          <w:b w:val="0"/>
          <w:color w:val="000000"/>
          <w:sz w:val="28"/>
          <w:szCs w:val="28"/>
        </w:rPr>
        <w:t>2.4 用户需求</w:t>
      </w:r>
      <w:bookmarkEnd w:id="128"/>
      <w:bookmarkEnd w:id="129"/>
      <w:bookmarkEnd w:id="130"/>
      <w:bookmarkEnd w:id="131"/>
      <w:bookmarkEnd w:id="132"/>
      <w:bookmarkEnd w:id="133"/>
    </w:p>
    <w:p w14:paraId="49ABC934" w14:textId="3BDD8F4B" w:rsidR="006E0F42" w:rsidRPr="002E7FA4" w:rsidRDefault="002E7FA4" w:rsidP="002E7FA4">
      <w:pPr>
        <w:pStyle w:val="Default"/>
        <w:spacing w:before="100" w:after="50" w:line="440" w:lineRule="exact"/>
        <w:ind w:firstLine="420"/>
        <w:rPr>
          <w:rFonts w:ascii="Helvetica" w:eastAsiaTheme="minorEastAsia" w:hAnsi="Helvetica" w:cs="Helvetica"/>
          <w:sz w:val="18"/>
          <w:szCs w:val="18"/>
        </w:rPr>
      </w:pPr>
      <w:r w:rsidRPr="002E7FA4">
        <w:rPr>
          <w:rFonts w:hAnsi="宋体" w:cs="Arial"/>
        </w:rPr>
        <w:t>本软件产品面向三类用户，第一类用户是系统管理员，包括公安局负责信息系统管理和维护的相关人员，主要使用指挥系统进行原始数据统计和查询、系统运行状态</w:t>
      </w:r>
      <w:r w:rsidRPr="002E7FA4">
        <w:rPr>
          <w:rFonts w:hAnsi="宋体" w:cs="Arial"/>
        </w:rPr>
        <w:lastRenderedPageBreak/>
        <w:t>监控，用户管理、系统参数设置等，这类用户具有计算机软硬件系统管理能力；第二类用户是普通用户，包括公安局技侦人员以及普通侦查员，主要使用指挥系统进行移动用户及其地理位置的查询，以及使用手机接收指挥系统推送的关于事先指定的用户及其地理位置信息，这类用户具有基本的操作计算机和手机的能力；第三类用户是日志审计员，主要是查看系统管理员和普通用户的操作日志，实现三员管理和监督。</w:t>
      </w:r>
    </w:p>
    <w:p w14:paraId="5E52ACB0" w14:textId="77777777" w:rsidR="006E0F42" w:rsidRPr="00F249DC" w:rsidRDefault="006E0F42" w:rsidP="006E0F42">
      <w:pPr>
        <w:pStyle w:val="2"/>
        <w:rPr>
          <w:rFonts w:ascii="黑体" w:eastAsia="黑体" w:hAnsi="黑体"/>
          <w:b w:val="0"/>
          <w:color w:val="000000"/>
          <w:sz w:val="28"/>
          <w:szCs w:val="28"/>
        </w:rPr>
      </w:pPr>
      <w:bookmarkStart w:id="134" w:name="_Toc356336385"/>
      <w:bookmarkStart w:id="135" w:name="_Toc356337271"/>
      <w:bookmarkStart w:id="136" w:name="_Toc356381688"/>
      <w:bookmarkStart w:id="137" w:name="_Toc356990808"/>
      <w:bookmarkStart w:id="138" w:name="_Toc420932615"/>
      <w:bookmarkStart w:id="139" w:name="_Toc420933114"/>
      <w:r w:rsidRPr="00F249DC">
        <w:rPr>
          <w:rFonts w:ascii="黑体" w:eastAsia="黑体" w:hAnsi="黑体" w:hint="eastAsia"/>
          <w:b w:val="0"/>
          <w:color w:val="000000"/>
          <w:sz w:val="28"/>
          <w:szCs w:val="28"/>
        </w:rPr>
        <w:t>2.5产品需求模型</w:t>
      </w:r>
      <w:bookmarkEnd w:id="134"/>
      <w:bookmarkEnd w:id="135"/>
      <w:bookmarkEnd w:id="136"/>
      <w:bookmarkEnd w:id="137"/>
      <w:bookmarkEnd w:id="138"/>
      <w:bookmarkEnd w:id="139"/>
    </w:p>
    <w:p w14:paraId="24B7C789" w14:textId="77777777" w:rsidR="006E0F42" w:rsidRPr="00F249DC" w:rsidRDefault="006E0F42" w:rsidP="006E0F42">
      <w:pPr>
        <w:rPr>
          <w:color w:val="000000"/>
        </w:rPr>
      </w:pPr>
      <w:bookmarkStart w:id="140" w:name="_Toc356381689"/>
      <w:commentRangeStart w:id="141"/>
    </w:p>
    <w:p w14:paraId="396EA651" w14:textId="77777777" w:rsidR="006E0F42" w:rsidRPr="00F249DC" w:rsidRDefault="006E0F42" w:rsidP="006E0F42">
      <w:pPr>
        <w:rPr>
          <w:color w:val="000000"/>
        </w:rPr>
      </w:pPr>
    </w:p>
    <w:p w14:paraId="64EF3935" w14:textId="77777777" w:rsidR="006E0F42" w:rsidRPr="00F249DC" w:rsidRDefault="006E0F42" w:rsidP="006E0F42">
      <w:pPr>
        <w:rPr>
          <w:color w:val="000000"/>
        </w:rPr>
      </w:pPr>
    </w:p>
    <w:p w14:paraId="4872808B" w14:textId="77777777" w:rsidR="006E0F42" w:rsidRPr="00F249DC" w:rsidRDefault="006E0F42" w:rsidP="006E0F42">
      <w:pPr>
        <w:rPr>
          <w:color w:val="000000"/>
        </w:rPr>
      </w:pPr>
    </w:p>
    <w:p w14:paraId="6BBA299D" w14:textId="77777777" w:rsidR="006E0F42" w:rsidRPr="00F249DC" w:rsidRDefault="006E0F42" w:rsidP="006E0F42">
      <w:pPr>
        <w:rPr>
          <w:color w:val="000000"/>
        </w:rPr>
      </w:pPr>
    </w:p>
    <w:p w14:paraId="5FDB530F" w14:textId="77777777" w:rsidR="006E0F42" w:rsidRPr="00F249DC" w:rsidRDefault="006E0F42" w:rsidP="006E0F42">
      <w:pPr>
        <w:rPr>
          <w:color w:val="000000"/>
        </w:rPr>
      </w:pPr>
    </w:p>
    <w:p w14:paraId="7C0E5D5B" w14:textId="77777777" w:rsidR="006E0F42" w:rsidRPr="00F249DC" w:rsidRDefault="006E0F42" w:rsidP="006E0F42">
      <w:pPr>
        <w:rPr>
          <w:color w:val="000000"/>
        </w:rPr>
      </w:pPr>
    </w:p>
    <w:p w14:paraId="4E207660" w14:textId="77777777" w:rsidR="006E0F42" w:rsidRPr="00F249DC" w:rsidRDefault="006E0F42" w:rsidP="006E0F42">
      <w:pPr>
        <w:rPr>
          <w:color w:val="000000"/>
        </w:rPr>
      </w:pPr>
    </w:p>
    <w:p w14:paraId="4E6A26B4" w14:textId="77777777" w:rsidR="006E0F42" w:rsidRPr="00F249DC" w:rsidRDefault="006E0F42" w:rsidP="006E0F42">
      <w:pPr>
        <w:rPr>
          <w:color w:val="000000"/>
        </w:rPr>
      </w:pPr>
    </w:p>
    <w:p w14:paraId="595B9B75" w14:textId="77777777" w:rsidR="006E0F42" w:rsidRPr="00F249DC" w:rsidRDefault="006E0F42" w:rsidP="006E0F42">
      <w:pPr>
        <w:rPr>
          <w:color w:val="000000"/>
        </w:rPr>
      </w:pPr>
    </w:p>
    <w:p w14:paraId="2A67D011" w14:textId="77777777" w:rsidR="006E0F42" w:rsidRDefault="006E0F42" w:rsidP="006E0F42">
      <w:pPr>
        <w:rPr>
          <w:color w:val="000000"/>
        </w:rPr>
      </w:pPr>
    </w:p>
    <w:commentRangeEnd w:id="141"/>
    <w:p w14:paraId="05FD25D0" w14:textId="77777777" w:rsidR="001F1E3F" w:rsidRPr="00F249DC" w:rsidRDefault="006A48E7" w:rsidP="006E0F42">
      <w:pPr>
        <w:rPr>
          <w:color w:val="000000"/>
        </w:rPr>
      </w:pPr>
      <w:r>
        <w:rPr>
          <w:rStyle w:val="a5"/>
          <w:rFonts w:asciiTheme="minorHAnsi" w:eastAsiaTheme="minorEastAsia" w:hAnsiTheme="minorHAnsi" w:cstheme="minorBidi"/>
        </w:rPr>
        <w:commentReference w:id="141"/>
      </w:r>
    </w:p>
    <w:p w14:paraId="6BA5D99D" w14:textId="77777777" w:rsidR="006E0F42" w:rsidRPr="00F249DC" w:rsidRDefault="006E0F42" w:rsidP="006E0F42">
      <w:pPr>
        <w:pStyle w:val="3"/>
        <w:spacing w:line="416" w:lineRule="auto"/>
        <w:rPr>
          <w:rFonts w:ascii="黑体" w:eastAsia="黑体" w:hAnsi="黑体"/>
          <w:b w:val="0"/>
          <w:color w:val="000000"/>
          <w:sz w:val="24"/>
          <w:szCs w:val="24"/>
        </w:rPr>
      </w:pPr>
      <w:bookmarkStart w:id="142" w:name="_Toc356990809"/>
      <w:bookmarkStart w:id="143" w:name="_Toc420932616"/>
      <w:bookmarkStart w:id="144" w:name="_Toc420933115"/>
      <w:r w:rsidRPr="00F249DC">
        <w:rPr>
          <w:rFonts w:ascii="黑体" w:eastAsia="黑体" w:hAnsi="黑体" w:hint="eastAsia"/>
          <w:b w:val="0"/>
          <w:color w:val="000000"/>
          <w:sz w:val="24"/>
          <w:szCs w:val="24"/>
        </w:rPr>
        <w:lastRenderedPageBreak/>
        <w:t>2.5.1 系统业务流程</w:t>
      </w:r>
      <w:bookmarkEnd w:id="140"/>
      <w:bookmarkEnd w:id="142"/>
      <w:bookmarkEnd w:id="143"/>
      <w:bookmarkEnd w:id="144"/>
    </w:p>
    <w:p w14:paraId="549A5A23" w14:textId="073E8EE9" w:rsidR="006E0F42" w:rsidRDefault="001F1E3F" w:rsidP="006E0F42">
      <w:pPr>
        <w:rPr>
          <w:ins w:id="145" w:author="anny" w:date="2015-06-05T23:37:00Z"/>
          <w:color w:val="000000"/>
        </w:rPr>
      </w:pPr>
      <w:commentRangeStart w:id="146"/>
      <w:r>
        <w:rPr>
          <w:noProof/>
          <w:color w:val="000000"/>
        </w:rPr>
        <w:drawing>
          <wp:inline distT="0" distB="0" distL="0" distR="0" wp14:anchorId="1ACE3FB8" wp14:editId="5863C9B8">
            <wp:extent cx="5473700" cy="2159000"/>
            <wp:effectExtent l="0" t="0" r="12700" b="0"/>
            <wp:docPr id="12" name="图片 12" descr="Macintosh HD:Users:wenshui:Desktop:屏幕快照 2015-05-26 下午4.0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wenshui:Desktop:屏幕快照 2015-05-26 下午4.07.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700" cy="2159000"/>
                    </a:xfrm>
                    <a:prstGeom prst="rect">
                      <a:avLst/>
                    </a:prstGeom>
                    <a:noFill/>
                    <a:ln>
                      <a:noFill/>
                    </a:ln>
                  </pic:spPr>
                </pic:pic>
              </a:graphicData>
            </a:graphic>
          </wp:inline>
        </w:drawing>
      </w:r>
      <w:commentRangeEnd w:id="146"/>
      <w:r w:rsidR="004007F9">
        <w:rPr>
          <w:rStyle w:val="a5"/>
          <w:rFonts w:asciiTheme="minorHAnsi" w:eastAsiaTheme="minorEastAsia" w:hAnsiTheme="minorHAnsi" w:cstheme="minorBidi"/>
        </w:rPr>
        <w:commentReference w:id="146"/>
      </w:r>
    </w:p>
    <w:p w14:paraId="22ADF620" w14:textId="2BB86A9C" w:rsidR="00E657C7" w:rsidRPr="00F249DC" w:rsidRDefault="00E657C7" w:rsidP="006E0F42">
      <w:pPr>
        <w:rPr>
          <w:color w:val="000000"/>
        </w:rPr>
      </w:pPr>
      <w:ins w:id="147" w:author="anny" w:date="2015-06-05T23:37:00Z">
        <w:r>
          <w:rPr>
            <w:rFonts w:hint="eastAsia"/>
            <w:color w:val="000000"/>
          </w:rPr>
          <w:t>地图展示模块分为【</w:t>
        </w:r>
        <w:r>
          <w:rPr>
            <w:rFonts w:hint="eastAsia"/>
            <w:color w:val="000000"/>
          </w:rPr>
          <w:t>XX</w:t>
        </w:r>
        <w:r>
          <w:rPr>
            <w:rFonts w:hint="eastAsia"/>
            <w:color w:val="000000"/>
          </w:rPr>
          <w:t>。。】等四个部分，对象查询部分能够根据用户</w:t>
        </w:r>
      </w:ins>
      <w:ins w:id="148" w:author="anny" w:date="2015-06-05T23:38:00Z">
        <w:r>
          <w:rPr>
            <w:rFonts w:hint="eastAsia"/>
            <w:color w:val="000000"/>
          </w:rPr>
          <w:t>的需求【？】查询出结果，并以列表的形式向用户展示其信息；短信推送【。。】；轨迹展示【。。】；位置展示【</w:t>
        </w:r>
      </w:ins>
      <w:ins w:id="149" w:author="anny" w:date="2015-06-05T23:39:00Z">
        <w:r>
          <w:rPr>
            <w:rFonts w:hint="eastAsia"/>
            <w:color w:val="000000"/>
          </w:rPr>
          <w:t>。。</w:t>
        </w:r>
      </w:ins>
      <w:ins w:id="150" w:author="anny" w:date="2015-06-05T23:38:00Z">
        <w:r>
          <w:rPr>
            <w:rFonts w:hint="eastAsia"/>
            <w:color w:val="000000"/>
          </w:rPr>
          <w:t>】</w:t>
        </w:r>
      </w:ins>
      <w:ins w:id="151" w:author="anny" w:date="2015-06-05T23:39:00Z">
        <w:r>
          <w:rPr>
            <w:rFonts w:hint="eastAsia"/>
            <w:color w:val="000000"/>
          </w:rPr>
          <w:t>。本模块主要</w:t>
        </w:r>
      </w:ins>
      <w:ins w:id="152" w:author="anny" w:date="2015-06-05T23:51:00Z">
        <w:r w:rsidR="00CF4B6C">
          <w:rPr>
            <w:rFonts w:hint="eastAsia"/>
            <w:color w:val="000000"/>
          </w:rPr>
          <w:t>给用户提供了【功能概述】。</w:t>
        </w:r>
      </w:ins>
    </w:p>
    <w:p w14:paraId="4080E587" w14:textId="3874A17A" w:rsidR="006E0F42" w:rsidRPr="00F249DC" w:rsidRDefault="006E0F42" w:rsidP="006E0F42">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2-1 </w:t>
      </w:r>
      <w:r w:rsidRPr="00F249DC">
        <w:rPr>
          <w:rFonts w:hint="eastAsia"/>
          <w:b/>
          <w:color w:val="000000"/>
        </w:rPr>
        <w:t>系统业务流程图</w:t>
      </w:r>
      <w:r w:rsidR="001F1E3F">
        <w:rPr>
          <w:rFonts w:hint="eastAsia"/>
          <w:b/>
          <w:color w:val="000000"/>
        </w:rPr>
        <w:t>（</w:t>
      </w:r>
      <w:r w:rsidR="001F1E3F">
        <w:rPr>
          <w:rFonts w:hint="eastAsia"/>
          <w:b/>
          <w:color w:val="000000"/>
        </w:rPr>
        <w:t>1</w:t>
      </w:r>
      <w:r w:rsidR="001F1E3F">
        <w:rPr>
          <w:rFonts w:hint="eastAsia"/>
          <w:b/>
          <w:color w:val="000000"/>
        </w:rPr>
        <w:t>）</w:t>
      </w:r>
    </w:p>
    <w:p w14:paraId="2BF24CB4" w14:textId="09CAC3F4" w:rsidR="006E0F42" w:rsidRPr="00F249DC" w:rsidRDefault="001F1E3F" w:rsidP="006E0F42">
      <w:pPr>
        <w:rPr>
          <w:color w:val="000000"/>
        </w:rPr>
      </w:pPr>
      <w:commentRangeStart w:id="153"/>
      <w:r>
        <w:rPr>
          <w:noProof/>
          <w:color w:val="000000"/>
        </w:rPr>
        <w:drawing>
          <wp:inline distT="0" distB="0" distL="0" distR="0" wp14:anchorId="22D20E93" wp14:editId="73A7DCB3">
            <wp:extent cx="5575300" cy="2197100"/>
            <wp:effectExtent l="0" t="0" r="12700" b="12700"/>
            <wp:docPr id="13" name="图片 13" descr="Macintosh HD:Users:wenshui:Desktop:屏幕快照 2015-05-26 下午4.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wenshui:Desktop:屏幕快照 2015-05-26 下午4.08.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300" cy="2197100"/>
                    </a:xfrm>
                    <a:prstGeom prst="rect">
                      <a:avLst/>
                    </a:prstGeom>
                    <a:noFill/>
                    <a:ln>
                      <a:noFill/>
                    </a:ln>
                  </pic:spPr>
                </pic:pic>
              </a:graphicData>
            </a:graphic>
          </wp:inline>
        </w:drawing>
      </w:r>
      <w:commentRangeEnd w:id="153"/>
      <w:r w:rsidR="00B20F30">
        <w:rPr>
          <w:rStyle w:val="a5"/>
          <w:rFonts w:asciiTheme="minorHAnsi" w:eastAsiaTheme="minorEastAsia" w:hAnsiTheme="minorHAnsi" w:cstheme="minorBidi"/>
        </w:rPr>
        <w:commentReference w:id="153"/>
      </w:r>
    </w:p>
    <w:p w14:paraId="2C92100D" w14:textId="381A20B6" w:rsidR="001F1E3F" w:rsidRPr="00F249DC" w:rsidRDefault="001F1E3F" w:rsidP="001F1E3F">
      <w:pPr>
        <w:pStyle w:val="p0"/>
        <w:spacing w:line="400" w:lineRule="exact"/>
        <w:jc w:val="center"/>
        <w:rPr>
          <w:b/>
          <w:color w:val="000000"/>
        </w:rPr>
      </w:pPr>
      <w:r w:rsidRPr="00F249DC">
        <w:rPr>
          <w:rFonts w:hint="eastAsia"/>
          <w:b/>
          <w:color w:val="000000"/>
        </w:rPr>
        <w:t>图</w:t>
      </w:r>
      <w:r>
        <w:rPr>
          <w:rFonts w:hint="eastAsia"/>
          <w:b/>
          <w:color w:val="000000"/>
        </w:rPr>
        <w:t>2-2</w:t>
      </w:r>
      <w:r w:rsidRPr="00F249DC">
        <w:rPr>
          <w:rFonts w:hint="eastAsia"/>
          <w:b/>
          <w:color w:val="000000"/>
        </w:rPr>
        <w:t xml:space="preserve"> </w:t>
      </w:r>
      <w:r w:rsidRPr="00F249DC">
        <w:rPr>
          <w:rFonts w:hint="eastAsia"/>
          <w:b/>
          <w:color w:val="000000"/>
        </w:rPr>
        <w:t>系统业务流程图</w:t>
      </w:r>
      <w:r>
        <w:rPr>
          <w:rFonts w:hint="eastAsia"/>
          <w:b/>
          <w:color w:val="000000"/>
        </w:rPr>
        <w:t>（</w:t>
      </w:r>
      <w:r>
        <w:rPr>
          <w:rFonts w:hint="eastAsia"/>
          <w:b/>
          <w:color w:val="000000"/>
        </w:rPr>
        <w:t>2</w:t>
      </w:r>
      <w:r>
        <w:rPr>
          <w:rFonts w:hint="eastAsia"/>
          <w:b/>
          <w:color w:val="000000"/>
        </w:rPr>
        <w:t>）</w:t>
      </w:r>
    </w:p>
    <w:p w14:paraId="09755502" w14:textId="77777777" w:rsidR="006E0F42" w:rsidRPr="00F249DC" w:rsidRDefault="006E0F42" w:rsidP="006E0F42">
      <w:pPr>
        <w:rPr>
          <w:color w:val="000000"/>
        </w:rPr>
      </w:pPr>
    </w:p>
    <w:p w14:paraId="7B2C9B3E" w14:textId="77777777" w:rsidR="000356B7" w:rsidRDefault="000356B7" w:rsidP="006E0F42">
      <w:pPr>
        <w:pStyle w:val="p0"/>
        <w:spacing w:after="120" w:line="400" w:lineRule="exact"/>
        <w:ind w:firstLine="422"/>
        <w:jc w:val="center"/>
        <w:rPr>
          <w:b/>
          <w:color w:val="000000"/>
        </w:rPr>
      </w:pPr>
    </w:p>
    <w:p w14:paraId="794C838B" w14:textId="77777777" w:rsidR="000356B7" w:rsidRDefault="000356B7" w:rsidP="006E0F42">
      <w:pPr>
        <w:pStyle w:val="p0"/>
        <w:spacing w:after="120" w:line="400" w:lineRule="exact"/>
        <w:ind w:firstLine="422"/>
        <w:jc w:val="center"/>
        <w:rPr>
          <w:b/>
          <w:color w:val="000000"/>
        </w:rPr>
      </w:pPr>
    </w:p>
    <w:p w14:paraId="075F6C9A" w14:textId="77777777" w:rsidR="000356B7" w:rsidRDefault="000356B7" w:rsidP="006E0F42">
      <w:pPr>
        <w:pStyle w:val="p0"/>
        <w:spacing w:after="120" w:line="400" w:lineRule="exact"/>
        <w:ind w:firstLine="422"/>
        <w:jc w:val="center"/>
        <w:rPr>
          <w:b/>
          <w:color w:val="000000"/>
        </w:rPr>
      </w:pPr>
    </w:p>
    <w:p w14:paraId="72D60238" w14:textId="77777777" w:rsidR="000356B7" w:rsidRDefault="000356B7" w:rsidP="006E0F42">
      <w:pPr>
        <w:pStyle w:val="p0"/>
        <w:spacing w:after="120" w:line="400" w:lineRule="exact"/>
        <w:ind w:firstLine="422"/>
        <w:jc w:val="center"/>
        <w:rPr>
          <w:b/>
          <w:color w:val="000000"/>
        </w:rPr>
      </w:pPr>
    </w:p>
    <w:p w14:paraId="172019FA" w14:textId="77777777" w:rsidR="000356B7" w:rsidRDefault="000356B7" w:rsidP="006E0F42">
      <w:pPr>
        <w:pStyle w:val="p0"/>
        <w:spacing w:after="120" w:line="400" w:lineRule="exact"/>
        <w:ind w:firstLine="422"/>
        <w:jc w:val="center"/>
        <w:rPr>
          <w:b/>
          <w:color w:val="000000"/>
        </w:rPr>
      </w:pPr>
    </w:p>
    <w:p w14:paraId="45915A92" w14:textId="77777777" w:rsidR="000356B7" w:rsidRPr="00F249DC" w:rsidRDefault="000356B7" w:rsidP="006E0F42">
      <w:pPr>
        <w:pStyle w:val="p0"/>
        <w:spacing w:after="120" w:line="400" w:lineRule="exact"/>
        <w:ind w:firstLine="422"/>
        <w:jc w:val="center"/>
        <w:rPr>
          <w:b/>
          <w:color w:val="000000"/>
        </w:rPr>
      </w:pPr>
    </w:p>
    <w:p w14:paraId="6A184E9E" w14:textId="77777777" w:rsidR="006E0F42" w:rsidRPr="00F249DC" w:rsidRDefault="006E0F42" w:rsidP="006E0F42">
      <w:pPr>
        <w:pStyle w:val="1"/>
        <w:jc w:val="center"/>
        <w:rPr>
          <w:rFonts w:ascii="黑体" w:eastAsia="黑体" w:hAnsi="黑体"/>
          <w:b w:val="0"/>
          <w:color w:val="000000"/>
          <w:sz w:val="36"/>
          <w:szCs w:val="36"/>
        </w:rPr>
      </w:pPr>
      <w:bookmarkStart w:id="154" w:name="_Toc356378578"/>
      <w:bookmarkStart w:id="155" w:name="_Toc356381692"/>
      <w:bookmarkStart w:id="156" w:name="_Toc356990811"/>
      <w:bookmarkStart w:id="157" w:name="_Toc420932617"/>
      <w:bookmarkStart w:id="158" w:name="_Toc420933116"/>
      <w:r w:rsidRPr="00F249DC">
        <w:rPr>
          <w:rFonts w:ascii="黑体" w:eastAsia="黑体" w:hAnsi="黑体" w:hint="eastAsia"/>
          <w:b w:val="0"/>
          <w:color w:val="000000"/>
          <w:sz w:val="36"/>
          <w:szCs w:val="36"/>
        </w:rPr>
        <w:t>第三章 系统设计</w:t>
      </w:r>
      <w:bookmarkEnd w:id="154"/>
      <w:bookmarkEnd w:id="155"/>
      <w:bookmarkEnd w:id="156"/>
      <w:bookmarkEnd w:id="157"/>
      <w:bookmarkEnd w:id="158"/>
    </w:p>
    <w:p w14:paraId="418CF9A3" w14:textId="4BFB1E94" w:rsidR="006E0F42" w:rsidRPr="00F249DC" w:rsidRDefault="006E0F42" w:rsidP="006E0F42">
      <w:pPr>
        <w:pStyle w:val="2"/>
        <w:rPr>
          <w:rFonts w:ascii="黑体" w:eastAsia="黑体" w:hAnsi="黑体"/>
          <w:b w:val="0"/>
          <w:color w:val="000000"/>
          <w:sz w:val="28"/>
          <w:szCs w:val="28"/>
        </w:rPr>
      </w:pPr>
      <w:bookmarkStart w:id="159" w:name="_Toc356336387"/>
      <w:bookmarkStart w:id="160" w:name="_Toc356337273"/>
      <w:bookmarkStart w:id="161" w:name="_Toc356381693"/>
      <w:bookmarkStart w:id="162" w:name="_Toc356990812"/>
      <w:bookmarkStart w:id="163" w:name="_Toc420932618"/>
      <w:bookmarkStart w:id="164" w:name="_Toc420933117"/>
      <w:r w:rsidRPr="00F249DC">
        <w:rPr>
          <w:rFonts w:ascii="黑体" w:eastAsia="黑体" w:hAnsi="黑体" w:hint="eastAsia"/>
          <w:b w:val="0"/>
          <w:color w:val="000000"/>
          <w:sz w:val="28"/>
          <w:szCs w:val="28"/>
        </w:rPr>
        <w:t>3.1</w:t>
      </w:r>
      <w:bookmarkEnd w:id="159"/>
      <w:bookmarkEnd w:id="160"/>
      <w:bookmarkEnd w:id="161"/>
      <w:bookmarkEnd w:id="162"/>
      <w:r w:rsidR="009C7894">
        <w:rPr>
          <w:rFonts w:ascii="黑体" w:eastAsia="黑体" w:hAnsi="黑体" w:hint="eastAsia"/>
          <w:b w:val="0"/>
          <w:color w:val="000000"/>
          <w:sz w:val="28"/>
          <w:szCs w:val="28"/>
        </w:rPr>
        <w:t>产品功能性需求</w:t>
      </w:r>
      <w:bookmarkEnd w:id="163"/>
      <w:bookmarkEnd w:id="164"/>
    </w:p>
    <w:p w14:paraId="6CBBAFF8" w14:textId="77777777" w:rsidR="009C7894" w:rsidRPr="009C7894" w:rsidRDefault="009C7894" w:rsidP="009C7894">
      <w:pPr>
        <w:ind w:firstLine="420"/>
        <w:rPr>
          <w:rStyle w:val="afff0"/>
          <w:rFonts w:ascii="宋体" w:hAnsi="宋体"/>
          <w:color w:val="000000"/>
          <w:sz w:val="24"/>
        </w:rPr>
      </w:pPr>
      <w:r w:rsidRPr="009C7894">
        <w:rPr>
          <w:rStyle w:val="afff0"/>
          <w:rFonts w:ascii="宋体" w:hAnsi="宋体"/>
          <w:color w:val="000000"/>
          <w:sz w:val="24"/>
        </w:rPr>
        <w:t>本软件系统适用于公安机关实施移动设备的网络数据监控和分析，包括数据获取、</w:t>
      </w:r>
      <w:r w:rsidRPr="009C7894">
        <w:rPr>
          <w:rStyle w:val="afff0"/>
          <w:rFonts w:ascii="宋体" w:hAnsi="宋体" w:hint="eastAsia"/>
          <w:color w:val="000000"/>
          <w:sz w:val="24"/>
        </w:rPr>
        <w:t>网络协议分析、</w:t>
      </w:r>
      <w:r w:rsidRPr="009C7894">
        <w:rPr>
          <w:rStyle w:val="afff0"/>
          <w:rFonts w:ascii="宋体" w:hAnsi="宋体"/>
          <w:color w:val="000000"/>
          <w:sz w:val="24"/>
        </w:rPr>
        <w:t>地理位置展示、地理位置查询、地理位置告警、短信推送、系统管理等功能。本产品不适用于非公安机关的机构进行网络数据分析、网络营销等用途。</w:t>
      </w:r>
    </w:p>
    <w:p w14:paraId="50860F54" w14:textId="77777777" w:rsidR="006E0F42" w:rsidRPr="00FD2E55" w:rsidRDefault="006E0F42" w:rsidP="006E0F42">
      <w:pPr>
        <w:pStyle w:val="3"/>
        <w:spacing w:line="416" w:lineRule="auto"/>
        <w:rPr>
          <w:rFonts w:ascii="黑体" w:eastAsia="黑体" w:hAnsi="黑体"/>
          <w:b w:val="0"/>
          <w:color w:val="000000"/>
          <w:sz w:val="24"/>
          <w:szCs w:val="24"/>
        </w:rPr>
      </w:pPr>
      <w:bookmarkStart w:id="165" w:name="_Toc356381694"/>
      <w:bookmarkStart w:id="166" w:name="_Toc356990813"/>
      <w:bookmarkStart w:id="167" w:name="_Toc420932619"/>
      <w:bookmarkStart w:id="168" w:name="_Toc420933118"/>
      <w:r w:rsidRPr="00F249DC">
        <w:rPr>
          <w:rFonts w:ascii="黑体" w:eastAsia="黑体" w:hAnsi="黑体" w:hint="eastAsia"/>
          <w:b w:val="0"/>
          <w:color w:val="000000"/>
          <w:sz w:val="24"/>
          <w:szCs w:val="24"/>
        </w:rPr>
        <w:t>3.1.1基本操作</w:t>
      </w:r>
      <w:bookmarkEnd w:id="165"/>
      <w:bookmarkEnd w:id="166"/>
      <w:bookmarkEnd w:id="167"/>
      <w:bookmarkEnd w:id="168"/>
    </w:p>
    <w:p w14:paraId="4206F2A4" w14:textId="41F93FBF"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 </w:t>
      </w:r>
      <w:r w:rsidR="00503F10">
        <w:rPr>
          <w:rFonts w:hint="eastAsia"/>
          <w:b/>
          <w:color w:val="000000"/>
        </w:rPr>
        <w:t>基本操纵</w:t>
      </w:r>
      <w:r w:rsidRPr="00F249DC">
        <w:rPr>
          <w:rFonts w:hint="eastAsia"/>
          <w:b/>
          <w:color w:val="000000"/>
        </w:rPr>
        <w:t>用例描述表</w:t>
      </w:r>
    </w:p>
    <w:tbl>
      <w:tblPr>
        <w:tblW w:w="0" w:type="auto"/>
        <w:tblInd w:w="-5" w:type="dxa"/>
        <w:tblLayout w:type="fixed"/>
        <w:tblLook w:val="0000" w:firstRow="0" w:lastRow="0" w:firstColumn="0" w:lastColumn="0" w:noHBand="0" w:noVBand="0"/>
      </w:tblPr>
      <w:tblGrid>
        <w:gridCol w:w="1340"/>
        <w:gridCol w:w="3590"/>
        <w:gridCol w:w="3812"/>
      </w:tblGrid>
      <w:tr w:rsidR="009C7894" w14:paraId="4792BA05" w14:textId="77777777" w:rsidTr="00F46DF8">
        <w:tc>
          <w:tcPr>
            <w:tcW w:w="1340" w:type="dxa"/>
            <w:tcBorders>
              <w:top w:val="single" w:sz="4" w:space="0" w:color="000000"/>
              <w:left w:val="single" w:sz="4" w:space="0" w:color="000000"/>
              <w:bottom w:val="single" w:sz="4" w:space="0" w:color="000000"/>
            </w:tcBorders>
            <w:shd w:val="clear" w:color="auto" w:fill="D9D9D9"/>
          </w:tcPr>
          <w:p w14:paraId="20220E46" w14:textId="77777777" w:rsidR="009C7894" w:rsidRDefault="009C7894" w:rsidP="00F46DF8">
            <w:pPr>
              <w:jc w:val="center"/>
            </w:pPr>
            <w:r>
              <w:t>功能类别</w:t>
            </w:r>
          </w:p>
        </w:tc>
        <w:tc>
          <w:tcPr>
            <w:tcW w:w="3590" w:type="dxa"/>
            <w:tcBorders>
              <w:top w:val="single" w:sz="4" w:space="0" w:color="000000"/>
              <w:left w:val="single" w:sz="4" w:space="0" w:color="000000"/>
              <w:bottom w:val="single" w:sz="4" w:space="0" w:color="000000"/>
            </w:tcBorders>
            <w:shd w:val="clear" w:color="auto" w:fill="D9D9D9"/>
          </w:tcPr>
          <w:p w14:paraId="558A4FD2" w14:textId="77777777" w:rsidR="009C7894" w:rsidRDefault="009C7894" w:rsidP="00F46DF8">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36251490" w14:textId="77777777" w:rsidR="009C7894" w:rsidRDefault="009C7894" w:rsidP="00F46DF8">
            <w:pPr>
              <w:jc w:val="center"/>
            </w:pPr>
            <w:r>
              <w:t>描述</w:t>
            </w:r>
          </w:p>
        </w:tc>
      </w:tr>
      <w:tr w:rsidR="009C7894" w14:paraId="0A72F84A" w14:textId="77777777" w:rsidTr="00F46DF8">
        <w:trPr>
          <w:cantSplit/>
          <w:trHeight w:val="221"/>
        </w:trPr>
        <w:tc>
          <w:tcPr>
            <w:tcW w:w="1340" w:type="dxa"/>
            <w:vMerge w:val="restart"/>
            <w:tcBorders>
              <w:top w:val="single" w:sz="4" w:space="0" w:color="000000"/>
              <w:left w:val="single" w:sz="4" w:space="0" w:color="000000"/>
            </w:tcBorders>
            <w:vAlign w:val="center"/>
          </w:tcPr>
          <w:p w14:paraId="62F72642" w14:textId="77777777" w:rsidR="009C7894" w:rsidRDefault="009C7894" w:rsidP="00F46DF8">
            <w:r>
              <w:t>基本操作</w:t>
            </w:r>
          </w:p>
          <w:p w14:paraId="3E83A704" w14:textId="77777777" w:rsidR="009C7894" w:rsidRDefault="009C7894" w:rsidP="00F46DF8">
            <w:r>
              <w:t>Func-Basic</w:t>
            </w:r>
          </w:p>
        </w:tc>
        <w:tc>
          <w:tcPr>
            <w:tcW w:w="3590" w:type="dxa"/>
            <w:tcBorders>
              <w:top w:val="single" w:sz="4" w:space="0" w:color="000000"/>
              <w:left w:val="single" w:sz="4" w:space="0" w:color="000000"/>
              <w:bottom w:val="single" w:sz="4" w:space="0" w:color="000000"/>
            </w:tcBorders>
            <w:vAlign w:val="center"/>
          </w:tcPr>
          <w:p w14:paraId="5BAB13A7" w14:textId="77777777" w:rsidR="009C7894" w:rsidRDefault="009C7894" w:rsidP="00F46DF8">
            <w:pPr>
              <w:jc w:val="center"/>
            </w:pPr>
            <w:r>
              <w:t>用户登录，</w:t>
            </w:r>
            <w:r>
              <w:t>Func-Basic-Login</w:t>
            </w:r>
          </w:p>
        </w:tc>
        <w:tc>
          <w:tcPr>
            <w:tcW w:w="3812" w:type="dxa"/>
            <w:tcBorders>
              <w:top w:val="single" w:sz="4" w:space="0" w:color="000000"/>
              <w:left w:val="single" w:sz="4" w:space="0" w:color="000000"/>
              <w:bottom w:val="single" w:sz="4" w:space="0" w:color="000000"/>
              <w:right w:val="single" w:sz="4" w:space="0" w:color="000000"/>
            </w:tcBorders>
          </w:tcPr>
          <w:p w14:paraId="4D1DC748" w14:textId="77777777" w:rsidR="009C7894" w:rsidRDefault="009C7894" w:rsidP="00F46DF8">
            <w:r>
              <w:t>系统操作用户登录</w:t>
            </w:r>
          </w:p>
        </w:tc>
      </w:tr>
      <w:tr w:rsidR="009C7894" w14:paraId="639D3781" w14:textId="77777777" w:rsidTr="00F46DF8">
        <w:trPr>
          <w:cantSplit/>
        </w:trPr>
        <w:tc>
          <w:tcPr>
            <w:tcW w:w="1340" w:type="dxa"/>
            <w:vMerge/>
            <w:tcBorders>
              <w:left w:val="single" w:sz="4" w:space="0" w:color="000000"/>
            </w:tcBorders>
            <w:vAlign w:val="center"/>
          </w:tcPr>
          <w:p w14:paraId="77ABEE45"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9E0C089" w14:textId="77777777" w:rsidR="009C7894" w:rsidRDefault="009C7894" w:rsidP="00F46DF8">
            <w:pPr>
              <w:jc w:val="center"/>
            </w:pPr>
            <w:r>
              <w:t>用户退出，</w:t>
            </w:r>
            <w:r>
              <w:t>Func-Basic-Logout</w:t>
            </w:r>
          </w:p>
        </w:tc>
        <w:tc>
          <w:tcPr>
            <w:tcW w:w="3812" w:type="dxa"/>
            <w:tcBorders>
              <w:top w:val="single" w:sz="4" w:space="0" w:color="000000"/>
              <w:left w:val="single" w:sz="4" w:space="0" w:color="000000"/>
              <w:bottom w:val="single" w:sz="4" w:space="0" w:color="000000"/>
              <w:right w:val="single" w:sz="4" w:space="0" w:color="000000"/>
            </w:tcBorders>
          </w:tcPr>
          <w:p w14:paraId="5E46F7CC" w14:textId="77777777" w:rsidR="009C7894" w:rsidRDefault="009C7894" w:rsidP="00F46DF8">
            <w:r>
              <w:t>系统操作用户退出</w:t>
            </w:r>
          </w:p>
        </w:tc>
      </w:tr>
      <w:tr w:rsidR="009C7894" w14:paraId="0706CCA3" w14:textId="77777777" w:rsidTr="00F46DF8">
        <w:trPr>
          <w:cantSplit/>
        </w:trPr>
        <w:tc>
          <w:tcPr>
            <w:tcW w:w="1340" w:type="dxa"/>
            <w:vMerge/>
            <w:tcBorders>
              <w:left w:val="single" w:sz="4" w:space="0" w:color="000000"/>
            </w:tcBorders>
            <w:vAlign w:val="center"/>
          </w:tcPr>
          <w:p w14:paraId="21674D5F"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30FF282" w14:textId="77777777" w:rsidR="009C7894" w:rsidRDefault="009C7894" w:rsidP="00F46DF8">
            <w:pPr>
              <w:jc w:val="center"/>
            </w:pPr>
            <w:r>
              <w:t>修改用户信息，</w:t>
            </w:r>
            <w:r>
              <w:t>Func-Basic-Edit</w:t>
            </w:r>
          </w:p>
        </w:tc>
        <w:tc>
          <w:tcPr>
            <w:tcW w:w="3812" w:type="dxa"/>
            <w:tcBorders>
              <w:top w:val="single" w:sz="4" w:space="0" w:color="000000"/>
              <w:left w:val="single" w:sz="4" w:space="0" w:color="000000"/>
              <w:bottom w:val="single" w:sz="4" w:space="0" w:color="000000"/>
              <w:right w:val="single" w:sz="4" w:space="0" w:color="000000"/>
            </w:tcBorders>
          </w:tcPr>
          <w:p w14:paraId="65D71328" w14:textId="77777777" w:rsidR="009C7894" w:rsidRDefault="009C7894" w:rsidP="00F46DF8">
            <w:r>
              <w:t>修改操作用户密码、个人信息等</w:t>
            </w:r>
          </w:p>
        </w:tc>
      </w:tr>
      <w:tr w:rsidR="009C7894" w14:paraId="2C6AAC92" w14:textId="77777777" w:rsidTr="00F46DF8">
        <w:trPr>
          <w:cantSplit/>
        </w:trPr>
        <w:tc>
          <w:tcPr>
            <w:tcW w:w="1340" w:type="dxa"/>
            <w:vMerge/>
            <w:tcBorders>
              <w:left w:val="single" w:sz="4" w:space="0" w:color="000000"/>
            </w:tcBorders>
            <w:vAlign w:val="center"/>
          </w:tcPr>
          <w:p w14:paraId="2AE53A4B"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36FA281D" w14:textId="77777777" w:rsidR="009C7894" w:rsidRDefault="009C7894" w:rsidP="00F46DF8">
            <w:pPr>
              <w:jc w:val="center"/>
            </w:pPr>
            <w:r>
              <w:t>关于系统，</w:t>
            </w:r>
            <w:r>
              <w:t>Func-Basic-About</w:t>
            </w:r>
          </w:p>
        </w:tc>
        <w:tc>
          <w:tcPr>
            <w:tcW w:w="3812" w:type="dxa"/>
            <w:tcBorders>
              <w:top w:val="single" w:sz="4" w:space="0" w:color="000000"/>
              <w:left w:val="single" w:sz="4" w:space="0" w:color="000000"/>
              <w:bottom w:val="single" w:sz="4" w:space="0" w:color="000000"/>
              <w:right w:val="single" w:sz="4" w:space="0" w:color="000000"/>
            </w:tcBorders>
          </w:tcPr>
          <w:p w14:paraId="35E1A459" w14:textId="77777777" w:rsidR="009C7894" w:rsidRDefault="009C7894" w:rsidP="00F46DF8">
            <w:r>
              <w:t>对系统的介绍</w:t>
            </w:r>
          </w:p>
        </w:tc>
      </w:tr>
      <w:tr w:rsidR="009C7894" w14:paraId="6C032962" w14:textId="77777777" w:rsidTr="00F46DF8">
        <w:trPr>
          <w:cantSplit/>
          <w:trHeight w:val="377"/>
        </w:trPr>
        <w:tc>
          <w:tcPr>
            <w:tcW w:w="1340" w:type="dxa"/>
            <w:vMerge/>
            <w:tcBorders>
              <w:left w:val="single" w:sz="4" w:space="0" w:color="000000"/>
              <w:bottom w:val="single" w:sz="4" w:space="0" w:color="000000"/>
            </w:tcBorders>
            <w:vAlign w:val="center"/>
          </w:tcPr>
          <w:p w14:paraId="136B2666"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0ACC3DD" w14:textId="77777777" w:rsidR="009C7894" w:rsidRDefault="009C7894" w:rsidP="00F46DF8">
            <w:pPr>
              <w:jc w:val="center"/>
            </w:pPr>
            <w:r>
              <w:t>联机帮助，</w:t>
            </w:r>
            <w:r>
              <w:t>Func-Basic-Help</w:t>
            </w:r>
          </w:p>
        </w:tc>
        <w:tc>
          <w:tcPr>
            <w:tcW w:w="3812" w:type="dxa"/>
            <w:tcBorders>
              <w:top w:val="single" w:sz="4" w:space="0" w:color="000000"/>
              <w:left w:val="single" w:sz="4" w:space="0" w:color="000000"/>
              <w:bottom w:val="single" w:sz="4" w:space="0" w:color="000000"/>
              <w:right w:val="single" w:sz="4" w:space="0" w:color="000000"/>
            </w:tcBorders>
          </w:tcPr>
          <w:p w14:paraId="4EE2C096" w14:textId="77777777" w:rsidR="009C7894" w:rsidRDefault="009C7894" w:rsidP="00F46DF8">
            <w:r>
              <w:t>软件使用帮助</w:t>
            </w:r>
          </w:p>
        </w:tc>
      </w:tr>
    </w:tbl>
    <w:p w14:paraId="2F7EC84E" w14:textId="77777777" w:rsidR="006E0F42" w:rsidRDefault="006E0F42" w:rsidP="00F46DF8">
      <w:pPr>
        <w:pStyle w:val="p0"/>
        <w:spacing w:after="120" w:line="400" w:lineRule="exact"/>
        <w:rPr>
          <w:b/>
          <w:color w:val="000000"/>
        </w:rPr>
      </w:pPr>
    </w:p>
    <w:p w14:paraId="4EAD5245" w14:textId="77777777" w:rsidR="00677843" w:rsidRDefault="00677843" w:rsidP="00F46DF8">
      <w:pPr>
        <w:pStyle w:val="p0"/>
        <w:spacing w:after="120" w:line="400" w:lineRule="exact"/>
        <w:rPr>
          <w:b/>
          <w:color w:val="000000"/>
        </w:rPr>
      </w:pPr>
    </w:p>
    <w:p w14:paraId="6A39F1E9" w14:textId="77777777" w:rsidR="00677843" w:rsidRDefault="00677843" w:rsidP="00F46DF8">
      <w:pPr>
        <w:pStyle w:val="p0"/>
        <w:spacing w:after="120" w:line="400" w:lineRule="exact"/>
        <w:rPr>
          <w:b/>
          <w:color w:val="000000"/>
        </w:rPr>
      </w:pPr>
    </w:p>
    <w:p w14:paraId="4C027779" w14:textId="77777777" w:rsidR="00677843" w:rsidRDefault="00677843" w:rsidP="00F46DF8">
      <w:pPr>
        <w:pStyle w:val="p0"/>
        <w:spacing w:after="120" w:line="400" w:lineRule="exact"/>
        <w:rPr>
          <w:b/>
          <w:color w:val="000000"/>
        </w:rPr>
      </w:pPr>
    </w:p>
    <w:p w14:paraId="15AE3227" w14:textId="77777777" w:rsidR="00677843" w:rsidRDefault="00677843" w:rsidP="00F46DF8">
      <w:pPr>
        <w:pStyle w:val="p0"/>
        <w:spacing w:after="120" w:line="400" w:lineRule="exact"/>
        <w:rPr>
          <w:b/>
          <w:color w:val="000000"/>
        </w:rPr>
      </w:pPr>
    </w:p>
    <w:p w14:paraId="56C6C9CC" w14:textId="77777777" w:rsidR="00677843" w:rsidRDefault="00677843" w:rsidP="00F46DF8">
      <w:pPr>
        <w:pStyle w:val="p0"/>
        <w:spacing w:after="120" w:line="400" w:lineRule="exact"/>
        <w:rPr>
          <w:b/>
          <w:color w:val="000000"/>
        </w:rPr>
      </w:pPr>
    </w:p>
    <w:p w14:paraId="0F519898" w14:textId="77777777" w:rsidR="00677843" w:rsidRPr="00F249DC" w:rsidRDefault="00677843" w:rsidP="00F46DF8">
      <w:pPr>
        <w:pStyle w:val="p0"/>
        <w:spacing w:after="120" w:line="400" w:lineRule="exact"/>
        <w:rPr>
          <w:b/>
          <w:color w:val="000000"/>
        </w:rPr>
      </w:pPr>
    </w:p>
    <w:p w14:paraId="305BA5A0" w14:textId="100766A3" w:rsidR="006E0F42" w:rsidRDefault="006E0F42" w:rsidP="006E0F42">
      <w:pPr>
        <w:pStyle w:val="3"/>
        <w:spacing w:line="416" w:lineRule="auto"/>
        <w:rPr>
          <w:rFonts w:ascii="黑体" w:eastAsia="黑体" w:hAnsi="黑体"/>
          <w:b w:val="0"/>
          <w:color w:val="000000"/>
          <w:sz w:val="24"/>
          <w:szCs w:val="24"/>
        </w:rPr>
      </w:pPr>
      <w:bookmarkStart w:id="169" w:name="_Toc356381695"/>
      <w:bookmarkStart w:id="170" w:name="_Toc356990814"/>
      <w:bookmarkStart w:id="171" w:name="_Toc420932620"/>
      <w:bookmarkStart w:id="172" w:name="_Toc420933119"/>
      <w:r w:rsidRPr="00F249DC">
        <w:rPr>
          <w:rFonts w:ascii="黑体" w:eastAsia="黑体" w:hAnsi="黑体" w:hint="eastAsia"/>
          <w:b w:val="0"/>
          <w:color w:val="000000"/>
          <w:sz w:val="24"/>
          <w:szCs w:val="24"/>
        </w:rPr>
        <w:lastRenderedPageBreak/>
        <w:t xml:space="preserve">3.1.2 </w:t>
      </w:r>
      <w:bookmarkStart w:id="173" w:name="_Toc132696374"/>
      <w:bookmarkStart w:id="174" w:name="_Toc304323022"/>
      <w:bookmarkStart w:id="175" w:name="_Toc324836037"/>
      <w:bookmarkEnd w:id="169"/>
      <w:bookmarkEnd w:id="170"/>
      <w:r w:rsidR="00503F10">
        <w:rPr>
          <w:rFonts w:ascii="黑体" w:eastAsia="黑体" w:hAnsi="黑体" w:hint="eastAsia"/>
          <w:b w:val="0"/>
          <w:color w:val="000000"/>
          <w:sz w:val="24"/>
          <w:szCs w:val="24"/>
        </w:rPr>
        <w:t>地理位置展示</w:t>
      </w:r>
      <w:bookmarkEnd w:id="171"/>
      <w:bookmarkEnd w:id="172"/>
    </w:p>
    <w:p w14:paraId="393F0373" w14:textId="01D52C93" w:rsidR="00503F10" w:rsidRDefault="00503F10" w:rsidP="00503F1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 </w:t>
      </w:r>
      <w:r>
        <w:rPr>
          <w:rFonts w:hint="eastAsia"/>
          <w:b/>
          <w:color w:val="000000"/>
        </w:rPr>
        <w:t>地理位置展示</w:t>
      </w:r>
      <w:r w:rsidRPr="00F249DC">
        <w:rPr>
          <w:rFonts w:hint="eastAsia"/>
          <w:b/>
          <w:color w:val="000000"/>
        </w:rPr>
        <w:t>用例描述表</w:t>
      </w:r>
    </w:p>
    <w:p w14:paraId="23FB6D53" w14:textId="77777777" w:rsidR="00677843" w:rsidRDefault="00677843" w:rsidP="00503F10">
      <w:pPr>
        <w:pStyle w:val="p0"/>
        <w:spacing w:after="120" w:line="400" w:lineRule="exact"/>
        <w:jc w:val="center"/>
        <w:rPr>
          <w:b/>
          <w:color w:val="000000"/>
        </w:rPr>
      </w:pPr>
    </w:p>
    <w:tbl>
      <w:tblPr>
        <w:tblW w:w="0" w:type="auto"/>
        <w:tblInd w:w="-5" w:type="dxa"/>
        <w:tblLayout w:type="fixed"/>
        <w:tblLook w:val="0000" w:firstRow="0" w:lastRow="0" w:firstColumn="0" w:lastColumn="0" w:noHBand="0" w:noVBand="0"/>
      </w:tblPr>
      <w:tblGrid>
        <w:gridCol w:w="1340"/>
        <w:gridCol w:w="3590"/>
        <w:gridCol w:w="3812"/>
      </w:tblGrid>
      <w:tr w:rsidR="00503F10" w14:paraId="015649E1" w14:textId="77777777" w:rsidTr="00677843">
        <w:trPr>
          <w:cantSplit/>
        </w:trPr>
        <w:tc>
          <w:tcPr>
            <w:tcW w:w="1340" w:type="dxa"/>
            <w:vMerge w:val="restart"/>
            <w:tcBorders>
              <w:top w:val="single" w:sz="4" w:space="0" w:color="000000"/>
              <w:left w:val="single" w:sz="4" w:space="0" w:color="000000"/>
            </w:tcBorders>
            <w:shd w:val="clear" w:color="auto" w:fill="D9D9D9"/>
            <w:vAlign w:val="center"/>
          </w:tcPr>
          <w:p w14:paraId="41742C51" w14:textId="77777777" w:rsidR="00503F10" w:rsidRDefault="00503F10" w:rsidP="00677843">
            <w:r>
              <w:t>功能类别</w:t>
            </w:r>
          </w:p>
        </w:tc>
        <w:tc>
          <w:tcPr>
            <w:tcW w:w="3590" w:type="dxa"/>
            <w:tcBorders>
              <w:top w:val="single" w:sz="4" w:space="0" w:color="000000"/>
              <w:left w:val="single" w:sz="4" w:space="0" w:color="000000"/>
              <w:bottom w:val="single" w:sz="4" w:space="0" w:color="000000"/>
            </w:tcBorders>
            <w:shd w:val="clear" w:color="auto" w:fill="D9D9D9"/>
            <w:vAlign w:val="center"/>
          </w:tcPr>
          <w:p w14:paraId="20D4FB97" w14:textId="77777777" w:rsidR="00503F10" w:rsidRDefault="00503F10" w:rsidP="00677843">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25C4935E" w14:textId="77777777" w:rsidR="00503F10" w:rsidRDefault="00503F10" w:rsidP="00677843">
            <w:r>
              <w:t>描述</w:t>
            </w:r>
          </w:p>
        </w:tc>
      </w:tr>
      <w:tr w:rsidR="00503F10" w14:paraId="494FD5DF" w14:textId="77777777" w:rsidTr="00677843">
        <w:trPr>
          <w:cantSplit/>
        </w:trPr>
        <w:tc>
          <w:tcPr>
            <w:tcW w:w="1340" w:type="dxa"/>
            <w:vMerge w:val="restart"/>
            <w:tcBorders>
              <w:top w:val="single" w:sz="4" w:space="0" w:color="000000"/>
              <w:left w:val="single" w:sz="4" w:space="0" w:color="000000"/>
            </w:tcBorders>
            <w:vAlign w:val="center"/>
          </w:tcPr>
          <w:p w14:paraId="665CF036" w14:textId="77777777" w:rsidR="00503F10" w:rsidRDefault="00503F10" w:rsidP="00677843">
            <w:r>
              <w:t>地理位置展示</w:t>
            </w:r>
          </w:p>
          <w:p w14:paraId="16783FA8" w14:textId="77777777" w:rsidR="00503F10" w:rsidRDefault="00503F10" w:rsidP="00677843">
            <w:r>
              <w:t>Func-GeoDisplay</w:t>
            </w:r>
          </w:p>
        </w:tc>
        <w:tc>
          <w:tcPr>
            <w:tcW w:w="3590" w:type="dxa"/>
            <w:tcBorders>
              <w:top w:val="single" w:sz="4" w:space="0" w:color="000000"/>
              <w:left w:val="single" w:sz="4" w:space="0" w:color="000000"/>
              <w:bottom w:val="single" w:sz="4" w:space="0" w:color="000000"/>
            </w:tcBorders>
            <w:vAlign w:val="center"/>
          </w:tcPr>
          <w:p w14:paraId="1E2ECE86" w14:textId="77777777" w:rsidR="00503F10" w:rsidRDefault="00503F10" w:rsidP="00677843">
            <w:pPr>
              <w:jc w:val="center"/>
            </w:pPr>
            <w:r>
              <w:t>位置展示，</w:t>
            </w:r>
            <w:r>
              <w:t>Func-GeoDisplay-GPS</w:t>
            </w:r>
          </w:p>
        </w:tc>
        <w:tc>
          <w:tcPr>
            <w:tcW w:w="3812" w:type="dxa"/>
            <w:tcBorders>
              <w:top w:val="single" w:sz="4" w:space="0" w:color="000000"/>
              <w:left w:val="single" w:sz="4" w:space="0" w:color="000000"/>
              <w:bottom w:val="single" w:sz="4" w:space="0" w:color="000000"/>
              <w:right w:val="single" w:sz="4" w:space="0" w:color="000000"/>
            </w:tcBorders>
          </w:tcPr>
          <w:p w14:paraId="04B5B0E4" w14:textId="77777777" w:rsidR="00503F10" w:rsidRDefault="00503F10" w:rsidP="00677843">
            <w:r>
              <w:t>能够在人机交互界展示以</w:t>
            </w:r>
            <w:r>
              <w:t>GPS</w:t>
            </w:r>
            <w:r>
              <w:t>数据为主的地理位置</w:t>
            </w:r>
          </w:p>
        </w:tc>
      </w:tr>
      <w:tr w:rsidR="00503F10" w14:paraId="74B216A5" w14:textId="77777777" w:rsidTr="00677843">
        <w:trPr>
          <w:cantSplit/>
        </w:trPr>
        <w:tc>
          <w:tcPr>
            <w:tcW w:w="1340" w:type="dxa"/>
            <w:vMerge/>
            <w:tcBorders>
              <w:left w:val="single" w:sz="4" w:space="0" w:color="000000"/>
            </w:tcBorders>
            <w:vAlign w:val="center"/>
          </w:tcPr>
          <w:p w14:paraId="16CCAAF3" w14:textId="77777777" w:rsidR="00503F10" w:rsidRDefault="00503F10" w:rsidP="00677843">
            <w:pPr>
              <w:snapToGrid w:val="0"/>
            </w:pPr>
          </w:p>
        </w:tc>
        <w:tc>
          <w:tcPr>
            <w:tcW w:w="3590" w:type="dxa"/>
            <w:tcBorders>
              <w:top w:val="single" w:sz="4" w:space="0" w:color="000000"/>
              <w:left w:val="single" w:sz="4" w:space="0" w:color="000000"/>
              <w:bottom w:val="single" w:sz="4" w:space="0" w:color="000000"/>
            </w:tcBorders>
            <w:vAlign w:val="center"/>
          </w:tcPr>
          <w:p w14:paraId="44C6E513" w14:textId="77777777" w:rsidR="00503F10" w:rsidRDefault="00503F10" w:rsidP="00677843">
            <w:pPr>
              <w:jc w:val="center"/>
            </w:pPr>
            <w:r>
              <w:t>时间展示，</w:t>
            </w:r>
            <w:r>
              <w:t>Func-GeoDisplay-Time</w:t>
            </w:r>
          </w:p>
        </w:tc>
        <w:tc>
          <w:tcPr>
            <w:tcW w:w="3812" w:type="dxa"/>
            <w:tcBorders>
              <w:top w:val="single" w:sz="4" w:space="0" w:color="000000"/>
              <w:left w:val="single" w:sz="4" w:space="0" w:color="000000"/>
              <w:bottom w:val="single" w:sz="4" w:space="0" w:color="000000"/>
              <w:right w:val="single" w:sz="4" w:space="0" w:color="000000"/>
            </w:tcBorders>
          </w:tcPr>
          <w:p w14:paraId="1D4ED79B" w14:textId="77777777" w:rsidR="00503F10" w:rsidRDefault="00503F10" w:rsidP="00677843">
            <w:r>
              <w:t>能够在人机界面中展示地理位置所发生的时间</w:t>
            </w:r>
          </w:p>
        </w:tc>
      </w:tr>
      <w:tr w:rsidR="00503F10" w14:paraId="155B46D3" w14:textId="77777777" w:rsidTr="00677843">
        <w:trPr>
          <w:cantSplit/>
        </w:trPr>
        <w:tc>
          <w:tcPr>
            <w:tcW w:w="1340" w:type="dxa"/>
            <w:vMerge/>
            <w:tcBorders>
              <w:left w:val="single" w:sz="4" w:space="0" w:color="000000"/>
            </w:tcBorders>
            <w:vAlign w:val="center"/>
          </w:tcPr>
          <w:p w14:paraId="6F1BA0C3" w14:textId="77777777" w:rsidR="00503F10" w:rsidRDefault="00503F10" w:rsidP="00677843">
            <w:pPr>
              <w:snapToGrid w:val="0"/>
            </w:pPr>
          </w:p>
        </w:tc>
        <w:tc>
          <w:tcPr>
            <w:tcW w:w="3590" w:type="dxa"/>
            <w:tcBorders>
              <w:top w:val="single" w:sz="4" w:space="0" w:color="000000"/>
              <w:left w:val="single" w:sz="4" w:space="0" w:color="000000"/>
              <w:bottom w:val="single" w:sz="4" w:space="0" w:color="000000"/>
            </w:tcBorders>
            <w:vAlign w:val="center"/>
          </w:tcPr>
          <w:p w14:paraId="11F35D8A" w14:textId="77777777" w:rsidR="00503F10" w:rsidRDefault="00503F10" w:rsidP="00677843">
            <w:pPr>
              <w:jc w:val="center"/>
            </w:pPr>
            <w:r>
              <w:t>对象展示，</w:t>
            </w:r>
            <w:r>
              <w:t>Func-GeoDisplay-Person</w:t>
            </w:r>
          </w:p>
        </w:tc>
        <w:tc>
          <w:tcPr>
            <w:tcW w:w="3812" w:type="dxa"/>
            <w:tcBorders>
              <w:top w:val="single" w:sz="4" w:space="0" w:color="000000"/>
              <w:left w:val="single" w:sz="4" w:space="0" w:color="000000"/>
              <w:bottom w:val="single" w:sz="4" w:space="0" w:color="000000"/>
              <w:right w:val="single" w:sz="4" w:space="0" w:color="000000"/>
            </w:tcBorders>
          </w:tcPr>
          <w:p w14:paraId="405844FC" w14:textId="77777777" w:rsidR="00503F10" w:rsidRDefault="00503F10" w:rsidP="00677843">
            <w:r>
              <w:t>能够在人机界面中展示对象信息</w:t>
            </w:r>
          </w:p>
        </w:tc>
      </w:tr>
      <w:tr w:rsidR="00503F10" w14:paraId="4CE9F691" w14:textId="77777777" w:rsidTr="00677843">
        <w:trPr>
          <w:cantSplit/>
        </w:trPr>
        <w:tc>
          <w:tcPr>
            <w:tcW w:w="1340" w:type="dxa"/>
            <w:vMerge/>
            <w:tcBorders>
              <w:left w:val="single" w:sz="4" w:space="0" w:color="000000"/>
              <w:bottom w:val="single" w:sz="4" w:space="0" w:color="auto"/>
            </w:tcBorders>
            <w:vAlign w:val="center"/>
          </w:tcPr>
          <w:p w14:paraId="69B8C6DF" w14:textId="77777777" w:rsidR="00503F10" w:rsidRDefault="00503F10" w:rsidP="00677843">
            <w:pPr>
              <w:snapToGrid w:val="0"/>
            </w:pPr>
          </w:p>
        </w:tc>
        <w:tc>
          <w:tcPr>
            <w:tcW w:w="3590" w:type="dxa"/>
            <w:tcBorders>
              <w:top w:val="single" w:sz="4" w:space="0" w:color="000000"/>
              <w:left w:val="single" w:sz="4" w:space="0" w:color="000000"/>
              <w:bottom w:val="single" w:sz="4" w:space="0" w:color="auto"/>
            </w:tcBorders>
            <w:vAlign w:val="center"/>
          </w:tcPr>
          <w:p w14:paraId="70B23805" w14:textId="77777777" w:rsidR="00503F10" w:rsidRDefault="00503F10" w:rsidP="00677843">
            <w:pPr>
              <w:jc w:val="center"/>
            </w:pPr>
            <w:r>
              <w:t>活动轨迹展示，</w:t>
            </w:r>
            <w:r>
              <w:t>Func-GeoDisplay-Track</w:t>
            </w:r>
          </w:p>
        </w:tc>
        <w:tc>
          <w:tcPr>
            <w:tcW w:w="3812" w:type="dxa"/>
            <w:tcBorders>
              <w:top w:val="single" w:sz="4" w:space="0" w:color="000000"/>
              <w:left w:val="single" w:sz="4" w:space="0" w:color="000000"/>
              <w:bottom w:val="single" w:sz="4" w:space="0" w:color="auto"/>
              <w:right w:val="single" w:sz="4" w:space="0" w:color="000000"/>
            </w:tcBorders>
          </w:tcPr>
          <w:p w14:paraId="001BFDF3" w14:textId="77777777" w:rsidR="00503F10" w:rsidRDefault="00503F10" w:rsidP="00677843">
            <w:r>
              <w:t>能够在人机界面中展示按照时间和地点连接起来的对象的活动信息</w:t>
            </w:r>
          </w:p>
        </w:tc>
      </w:tr>
    </w:tbl>
    <w:p w14:paraId="1370E6B7" w14:textId="77777777" w:rsidR="00503F10" w:rsidRPr="00677843" w:rsidRDefault="00503F10" w:rsidP="00503F10"/>
    <w:p w14:paraId="2F216A0E" w14:textId="61C64BAA" w:rsidR="006E0F42" w:rsidRDefault="006E0F42" w:rsidP="006E0F42">
      <w:pPr>
        <w:pStyle w:val="3"/>
        <w:spacing w:line="416" w:lineRule="auto"/>
        <w:rPr>
          <w:rFonts w:ascii="黑体" w:eastAsia="黑体" w:hAnsi="黑体"/>
          <w:b w:val="0"/>
          <w:color w:val="000000"/>
          <w:sz w:val="24"/>
          <w:szCs w:val="24"/>
        </w:rPr>
      </w:pPr>
      <w:bookmarkStart w:id="176" w:name="_Toc356381696"/>
      <w:bookmarkStart w:id="177" w:name="_Toc356990815"/>
      <w:bookmarkStart w:id="178" w:name="_Toc420932621"/>
      <w:bookmarkStart w:id="179" w:name="_Toc420933120"/>
      <w:bookmarkEnd w:id="173"/>
      <w:bookmarkEnd w:id="174"/>
      <w:bookmarkEnd w:id="175"/>
      <w:r w:rsidRPr="00F249DC">
        <w:rPr>
          <w:rFonts w:ascii="黑体" w:eastAsia="黑体" w:hAnsi="黑体" w:hint="eastAsia"/>
          <w:b w:val="0"/>
          <w:color w:val="000000"/>
          <w:sz w:val="24"/>
          <w:szCs w:val="24"/>
        </w:rPr>
        <w:t>3.1.3</w:t>
      </w:r>
      <w:bookmarkEnd w:id="176"/>
      <w:bookmarkEnd w:id="177"/>
      <w:r w:rsidR="00677843">
        <w:rPr>
          <w:rFonts w:ascii="黑体" w:eastAsia="黑体" w:hAnsi="黑体" w:hint="eastAsia"/>
          <w:b w:val="0"/>
          <w:color w:val="000000"/>
          <w:sz w:val="24"/>
          <w:szCs w:val="24"/>
        </w:rPr>
        <w:t>地理位置搜索</w:t>
      </w:r>
      <w:bookmarkEnd w:id="178"/>
      <w:bookmarkEnd w:id="179"/>
    </w:p>
    <w:p w14:paraId="3E972F66" w14:textId="77777777" w:rsidR="00677843" w:rsidRDefault="00677843" w:rsidP="00677843">
      <w:pPr>
        <w:pStyle w:val="p0"/>
        <w:spacing w:after="120" w:line="400" w:lineRule="exact"/>
        <w:jc w:val="center"/>
        <w:rPr>
          <w:b/>
          <w:color w:val="000000"/>
        </w:rPr>
      </w:pPr>
      <w:r w:rsidRPr="00F249DC">
        <w:rPr>
          <w:rFonts w:hint="eastAsia"/>
          <w:b/>
          <w:color w:val="000000"/>
        </w:rPr>
        <w:t>表</w:t>
      </w:r>
      <w:r>
        <w:rPr>
          <w:rFonts w:hint="eastAsia"/>
          <w:b/>
          <w:color w:val="000000"/>
        </w:rPr>
        <w:t>3-3</w:t>
      </w:r>
      <w:r w:rsidRPr="00F249DC">
        <w:rPr>
          <w:rFonts w:hint="eastAsia"/>
          <w:b/>
          <w:color w:val="000000"/>
        </w:rPr>
        <w:t xml:space="preserve"> </w:t>
      </w:r>
      <w:r>
        <w:rPr>
          <w:rFonts w:hint="eastAsia"/>
          <w:b/>
          <w:color w:val="000000"/>
        </w:rPr>
        <w:t>地理位置搜索</w:t>
      </w:r>
      <w:r w:rsidRPr="00F249DC">
        <w:rPr>
          <w:rFonts w:hint="eastAsia"/>
          <w:b/>
          <w:color w:val="000000"/>
        </w:rPr>
        <w:t>用例描述表</w:t>
      </w:r>
    </w:p>
    <w:p w14:paraId="7F9DC2C5" w14:textId="77777777" w:rsidR="00677843" w:rsidRPr="00677843" w:rsidRDefault="00677843" w:rsidP="00677843">
      <w:pPr>
        <w:pStyle w:val="p0"/>
        <w:spacing w:after="120" w:line="400" w:lineRule="exact"/>
        <w:jc w:val="center"/>
        <w:rPr>
          <w:color w:val="000000"/>
        </w:rPr>
      </w:pPr>
    </w:p>
    <w:tbl>
      <w:tblPr>
        <w:tblW w:w="0" w:type="auto"/>
        <w:tblInd w:w="-5" w:type="dxa"/>
        <w:tblLayout w:type="fixed"/>
        <w:tblLook w:val="0000" w:firstRow="0" w:lastRow="0" w:firstColumn="0" w:lastColumn="0" w:noHBand="0" w:noVBand="0"/>
      </w:tblPr>
      <w:tblGrid>
        <w:gridCol w:w="1340"/>
        <w:gridCol w:w="3590"/>
        <w:gridCol w:w="3812"/>
      </w:tblGrid>
      <w:tr w:rsidR="00677843" w14:paraId="0A8476DE" w14:textId="77777777" w:rsidTr="00677843">
        <w:trPr>
          <w:cantSplit/>
        </w:trPr>
        <w:tc>
          <w:tcPr>
            <w:tcW w:w="1340" w:type="dxa"/>
            <w:vMerge w:val="restart"/>
            <w:tcBorders>
              <w:top w:val="single" w:sz="4" w:space="0" w:color="auto"/>
              <w:left w:val="single" w:sz="4" w:space="0" w:color="auto"/>
              <w:right w:val="single" w:sz="4" w:space="0" w:color="auto"/>
            </w:tcBorders>
            <w:shd w:val="clear" w:color="auto" w:fill="D9D9D9"/>
            <w:vAlign w:val="center"/>
          </w:tcPr>
          <w:p w14:paraId="490243D5" w14:textId="77777777" w:rsidR="00677843" w:rsidRDefault="00677843" w:rsidP="00677843">
            <w:r>
              <w:t>功能类别</w:t>
            </w:r>
          </w:p>
        </w:tc>
        <w:tc>
          <w:tcPr>
            <w:tcW w:w="3590" w:type="dxa"/>
            <w:tcBorders>
              <w:top w:val="single" w:sz="4" w:space="0" w:color="auto"/>
              <w:left w:val="single" w:sz="4" w:space="0" w:color="auto"/>
              <w:bottom w:val="single" w:sz="4" w:space="0" w:color="auto"/>
              <w:right w:val="single" w:sz="4" w:space="0" w:color="auto"/>
            </w:tcBorders>
            <w:shd w:val="clear" w:color="auto" w:fill="D9D9D9"/>
            <w:vAlign w:val="center"/>
          </w:tcPr>
          <w:p w14:paraId="76F10BCE" w14:textId="77777777" w:rsidR="00677843" w:rsidRDefault="00677843" w:rsidP="00677843">
            <w:pPr>
              <w:jc w:val="center"/>
            </w:pPr>
            <w:r>
              <w:t>功能名称、标识符</w:t>
            </w:r>
          </w:p>
        </w:tc>
        <w:tc>
          <w:tcPr>
            <w:tcW w:w="3812" w:type="dxa"/>
            <w:tcBorders>
              <w:top w:val="single" w:sz="4" w:space="0" w:color="auto"/>
              <w:left w:val="single" w:sz="4" w:space="0" w:color="auto"/>
              <w:bottom w:val="single" w:sz="4" w:space="0" w:color="auto"/>
              <w:right w:val="single" w:sz="4" w:space="0" w:color="auto"/>
            </w:tcBorders>
            <w:shd w:val="clear" w:color="auto" w:fill="D9D9D9"/>
          </w:tcPr>
          <w:p w14:paraId="185EDE57" w14:textId="77777777" w:rsidR="00677843" w:rsidRDefault="00677843" w:rsidP="00677843">
            <w:r>
              <w:t>描述</w:t>
            </w:r>
          </w:p>
        </w:tc>
      </w:tr>
      <w:tr w:rsidR="00677843" w14:paraId="79B2961C" w14:textId="77777777" w:rsidTr="00677843">
        <w:trPr>
          <w:cantSplit/>
        </w:trPr>
        <w:tc>
          <w:tcPr>
            <w:tcW w:w="1340" w:type="dxa"/>
            <w:vMerge w:val="restart"/>
            <w:tcBorders>
              <w:top w:val="single" w:sz="4" w:space="0" w:color="auto"/>
              <w:left w:val="single" w:sz="4" w:space="0" w:color="auto"/>
              <w:right w:val="single" w:sz="4" w:space="0" w:color="auto"/>
            </w:tcBorders>
            <w:vAlign w:val="center"/>
          </w:tcPr>
          <w:p w14:paraId="1D4B6AA8" w14:textId="77777777" w:rsidR="00677843" w:rsidRDefault="00677843" w:rsidP="00677843">
            <w:r>
              <w:t>地理位置搜索</w:t>
            </w:r>
          </w:p>
          <w:p w14:paraId="714761C1" w14:textId="77777777" w:rsidR="00677843" w:rsidRDefault="00677843" w:rsidP="00677843">
            <w:pPr>
              <w:snapToGrid w:val="0"/>
            </w:pPr>
            <w:r>
              <w:t>Func-GeoSearch</w:t>
            </w:r>
          </w:p>
        </w:tc>
        <w:tc>
          <w:tcPr>
            <w:tcW w:w="3590" w:type="dxa"/>
            <w:tcBorders>
              <w:top w:val="single" w:sz="4" w:space="0" w:color="auto"/>
              <w:left w:val="single" w:sz="4" w:space="0" w:color="auto"/>
              <w:bottom w:val="single" w:sz="4" w:space="0" w:color="auto"/>
              <w:right w:val="single" w:sz="4" w:space="0" w:color="auto"/>
            </w:tcBorders>
            <w:vAlign w:val="center"/>
          </w:tcPr>
          <w:p w14:paraId="5A7E2831" w14:textId="77777777" w:rsidR="00677843" w:rsidRDefault="00677843" w:rsidP="00677843">
            <w:pPr>
              <w:jc w:val="center"/>
            </w:pPr>
            <w:r>
              <w:t>时间段搜索，</w:t>
            </w:r>
            <w:r>
              <w:t>Func-GeoSearch-Time</w:t>
            </w:r>
          </w:p>
        </w:tc>
        <w:tc>
          <w:tcPr>
            <w:tcW w:w="3812" w:type="dxa"/>
            <w:tcBorders>
              <w:top w:val="single" w:sz="4" w:space="0" w:color="auto"/>
              <w:left w:val="single" w:sz="4" w:space="0" w:color="auto"/>
              <w:bottom w:val="single" w:sz="4" w:space="0" w:color="auto"/>
              <w:right w:val="single" w:sz="4" w:space="0" w:color="auto"/>
            </w:tcBorders>
          </w:tcPr>
          <w:p w14:paraId="34D8BC0A" w14:textId="77777777" w:rsidR="00677843" w:rsidRDefault="00677843" w:rsidP="00677843">
            <w:r>
              <w:t>能够指定时间段搜索地理位置数据</w:t>
            </w:r>
          </w:p>
        </w:tc>
      </w:tr>
      <w:tr w:rsidR="00677843" w14:paraId="3EDB08BB" w14:textId="77777777" w:rsidTr="00677843">
        <w:trPr>
          <w:cantSplit/>
        </w:trPr>
        <w:tc>
          <w:tcPr>
            <w:tcW w:w="1340" w:type="dxa"/>
            <w:vMerge/>
            <w:tcBorders>
              <w:left w:val="single" w:sz="4" w:space="0" w:color="auto"/>
              <w:right w:val="single" w:sz="4" w:space="0" w:color="auto"/>
            </w:tcBorders>
            <w:vAlign w:val="center"/>
          </w:tcPr>
          <w:p w14:paraId="53359F24" w14:textId="77777777" w:rsidR="00677843" w:rsidRDefault="00677843" w:rsidP="00677843">
            <w:pPr>
              <w:snapToGrid w:val="0"/>
            </w:pPr>
          </w:p>
        </w:tc>
        <w:tc>
          <w:tcPr>
            <w:tcW w:w="3590" w:type="dxa"/>
            <w:tcBorders>
              <w:top w:val="single" w:sz="4" w:space="0" w:color="auto"/>
              <w:left w:val="single" w:sz="4" w:space="0" w:color="auto"/>
              <w:bottom w:val="single" w:sz="4" w:space="0" w:color="auto"/>
              <w:right w:val="single" w:sz="4" w:space="0" w:color="auto"/>
            </w:tcBorders>
            <w:vAlign w:val="center"/>
          </w:tcPr>
          <w:p w14:paraId="4B27025E" w14:textId="77777777" w:rsidR="00677843" w:rsidRDefault="00677843" w:rsidP="00677843">
            <w:pPr>
              <w:jc w:val="center"/>
            </w:pPr>
            <w:r>
              <w:t>对象搜索，</w:t>
            </w:r>
            <w:r>
              <w:t>Func-GeoSearch-Person</w:t>
            </w:r>
          </w:p>
        </w:tc>
        <w:tc>
          <w:tcPr>
            <w:tcW w:w="3812" w:type="dxa"/>
            <w:tcBorders>
              <w:top w:val="single" w:sz="4" w:space="0" w:color="auto"/>
              <w:left w:val="single" w:sz="4" w:space="0" w:color="auto"/>
              <w:bottom w:val="single" w:sz="4" w:space="0" w:color="auto"/>
              <w:right w:val="single" w:sz="4" w:space="0" w:color="auto"/>
            </w:tcBorders>
          </w:tcPr>
          <w:p w14:paraId="3292A545" w14:textId="77777777" w:rsidR="00677843" w:rsidRDefault="00677843" w:rsidP="00677843">
            <w:r>
              <w:t>能够以对象的信息（</w:t>
            </w:r>
            <w:r>
              <w:rPr>
                <w:rFonts w:hint="eastAsia"/>
              </w:rPr>
              <w:t>如</w:t>
            </w:r>
            <w:r>
              <w:t>手机串号）搜索地理位置数据</w:t>
            </w:r>
          </w:p>
        </w:tc>
      </w:tr>
      <w:tr w:rsidR="00677843" w14:paraId="59C788FE" w14:textId="77777777" w:rsidTr="00677843">
        <w:trPr>
          <w:cantSplit/>
        </w:trPr>
        <w:tc>
          <w:tcPr>
            <w:tcW w:w="1340" w:type="dxa"/>
            <w:vMerge/>
            <w:tcBorders>
              <w:left w:val="single" w:sz="4" w:space="0" w:color="auto"/>
              <w:right w:val="single" w:sz="4" w:space="0" w:color="auto"/>
            </w:tcBorders>
            <w:vAlign w:val="center"/>
          </w:tcPr>
          <w:p w14:paraId="73EABE67" w14:textId="77777777" w:rsidR="00677843" w:rsidRDefault="00677843" w:rsidP="00677843">
            <w:pPr>
              <w:snapToGrid w:val="0"/>
            </w:pPr>
          </w:p>
        </w:tc>
        <w:tc>
          <w:tcPr>
            <w:tcW w:w="3590" w:type="dxa"/>
            <w:tcBorders>
              <w:top w:val="single" w:sz="4" w:space="0" w:color="auto"/>
              <w:left w:val="single" w:sz="4" w:space="0" w:color="auto"/>
              <w:bottom w:val="single" w:sz="4" w:space="0" w:color="auto"/>
              <w:right w:val="single" w:sz="4" w:space="0" w:color="auto"/>
            </w:tcBorders>
            <w:vAlign w:val="center"/>
          </w:tcPr>
          <w:p w14:paraId="0F9778C5" w14:textId="77777777" w:rsidR="00677843" w:rsidRDefault="00677843" w:rsidP="00677843">
            <w:pPr>
              <w:jc w:val="center"/>
            </w:pPr>
            <w:r>
              <w:t>区域搜索，</w:t>
            </w:r>
            <w:r>
              <w:t>Func-GeoSearch-Area</w:t>
            </w:r>
          </w:p>
        </w:tc>
        <w:tc>
          <w:tcPr>
            <w:tcW w:w="3812" w:type="dxa"/>
            <w:tcBorders>
              <w:top w:val="single" w:sz="4" w:space="0" w:color="auto"/>
              <w:left w:val="single" w:sz="4" w:space="0" w:color="auto"/>
              <w:bottom w:val="single" w:sz="4" w:space="0" w:color="auto"/>
              <w:right w:val="single" w:sz="4" w:space="0" w:color="auto"/>
            </w:tcBorders>
          </w:tcPr>
          <w:p w14:paraId="4100E114" w14:textId="77777777" w:rsidR="00677843" w:rsidRDefault="00677843" w:rsidP="00677843">
            <w:r>
              <w:t>能够指定位置信息搜索地理位置数据</w:t>
            </w:r>
          </w:p>
        </w:tc>
      </w:tr>
      <w:tr w:rsidR="00677843" w14:paraId="0A977E2C" w14:textId="77777777" w:rsidTr="00677843">
        <w:trPr>
          <w:cantSplit/>
        </w:trPr>
        <w:tc>
          <w:tcPr>
            <w:tcW w:w="1340" w:type="dxa"/>
            <w:vMerge/>
            <w:tcBorders>
              <w:left w:val="single" w:sz="4" w:space="0" w:color="auto"/>
              <w:bottom w:val="single" w:sz="4" w:space="0" w:color="auto"/>
              <w:right w:val="single" w:sz="4" w:space="0" w:color="auto"/>
            </w:tcBorders>
            <w:vAlign w:val="center"/>
          </w:tcPr>
          <w:p w14:paraId="56DF521D" w14:textId="77777777" w:rsidR="00677843" w:rsidRDefault="00677843" w:rsidP="00677843"/>
        </w:tc>
        <w:tc>
          <w:tcPr>
            <w:tcW w:w="3590" w:type="dxa"/>
            <w:tcBorders>
              <w:top w:val="single" w:sz="4" w:space="0" w:color="auto"/>
              <w:left w:val="single" w:sz="4" w:space="0" w:color="000000"/>
              <w:bottom w:val="single" w:sz="4" w:space="0" w:color="000000"/>
            </w:tcBorders>
            <w:vAlign w:val="center"/>
          </w:tcPr>
          <w:p w14:paraId="505DF435" w14:textId="77777777" w:rsidR="00677843" w:rsidRDefault="00677843" w:rsidP="00677843">
            <w:pPr>
              <w:jc w:val="center"/>
            </w:pPr>
            <w:r>
              <w:t>对象统计，</w:t>
            </w:r>
            <w:r>
              <w:t>Func-GeoSearch-Statistic</w:t>
            </w:r>
          </w:p>
        </w:tc>
        <w:tc>
          <w:tcPr>
            <w:tcW w:w="3812" w:type="dxa"/>
            <w:tcBorders>
              <w:top w:val="single" w:sz="4" w:space="0" w:color="auto"/>
              <w:left w:val="single" w:sz="4" w:space="0" w:color="000000"/>
              <w:bottom w:val="single" w:sz="4" w:space="0" w:color="000000"/>
              <w:right w:val="single" w:sz="4" w:space="0" w:color="000000"/>
            </w:tcBorders>
          </w:tcPr>
          <w:p w14:paraId="3F6E6EA5" w14:textId="77777777" w:rsidR="00677843" w:rsidRDefault="00677843" w:rsidP="00677843">
            <w:r>
              <w:t>能够展示搜索结果的统计信息，包括数量等</w:t>
            </w:r>
          </w:p>
        </w:tc>
      </w:tr>
    </w:tbl>
    <w:p w14:paraId="4857BEE8" w14:textId="77777777" w:rsidR="00677843" w:rsidRDefault="00677843" w:rsidP="00677843"/>
    <w:p w14:paraId="1B68A713" w14:textId="77777777" w:rsidR="00677843" w:rsidRDefault="00677843" w:rsidP="00677843"/>
    <w:p w14:paraId="18DE4026" w14:textId="77777777" w:rsidR="00677843" w:rsidRPr="00677843" w:rsidRDefault="00677843" w:rsidP="00677843"/>
    <w:p w14:paraId="7E5F38D5" w14:textId="77777777" w:rsidR="00677843" w:rsidRDefault="006E0F42" w:rsidP="006E0F42">
      <w:pPr>
        <w:pStyle w:val="3"/>
        <w:spacing w:line="416" w:lineRule="auto"/>
        <w:rPr>
          <w:rFonts w:ascii="黑体" w:eastAsia="黑体" w:hAnsi="黑体"/>
          <w:b w:val="0"/>
          <w:color w:val="000000"/>
          <w:sz w:val="24"/>
          <w:szCs w:val="24"/>
        </w:rPr>
      </w:pPr>
      <w:bookmarkStart w:id="180" w:name="_Toc356381697"/>
      <w:bookmarkStart w:id="181" w:name="_Toc356990816"/>
      <w:bookmarkStart w:id="182" w:name="_Toc420932622"/>
      <w:bookmarkStart w:id="183" w:name="_Toc420933121"/>
      <w:r w:rsidRPr="00F249DC">
        <w:rPr>
          <w:rFonts w:ascii="黑体" w:eastAsia="黑体" w:hAnsi="黑体" w:hint="eastAsia"/>
          <w:b w:val="0"/>
          <w:color w:val="000000"/>
          <w:sz w:val="24"/>
          <w:szCs w:val="24"/>
        </w:rPr>
        <w:lastRenderedPageBreak/>
        <w:t xml:space="preserve">3.1.4 </w:t>
      </w:r>
      <w:bookmarkStart w:id="184" w:name="_Toc324836048"/>
      <w:bookmarkEnd w:id="180"/>
      <w:bookmarkEnd w:id="181"/>
      <w:r w:rsidR="00677843">
        <w:rPr>
          <w:rFonts w:ascii="黑体" w:eastAsia="黑体" w:hAnsi="黑体" w:hint="eastAsia"/>
          <w:b w:val="0"/>
          <w:color w:val="000000"/>
          <w:sz w:val="24"/>
          <w:szCs w:val="24"/>
        </w:rPr>
        <w:t>地理位置推送</w:t>
      </w:r>
      <w:bookmarkEnd w:id="182"/>
      <w:bookmarkEnd w:id="183"/>
    </w:p>
    <w:p w14:paraId="04B8B700" w14:textId="20194063" w:rsidR="00677843" w:rsidRPr="00677843" w:rsidRDefault="00677843" w:rsidP="00677843">
      <w:pPr>
        <w:pStyle w:val="p0"/>
        <w:spacing w:after="120" w:line="400" w:lineRule="exact"/>
        <w:jc w:val="center"/>
        <w:rPr>
          <w:b/>
          <w:color w:val="000000"/>
        </w:rPr>
      </w:pPr>
      <w:r w:rsidRPr="00F249DC">
        <w:rPr>
          <w:rFonts w:hint="eastAsia"/>
          <w:b/>
          <w:color w:val="000000"/>
        </w:rPr>
        <w:t>表</w:t>
      </w:r>
      <w:r>
        <w:rPr>
          <w:rFonts w:hint="eastAsia"/>
          <w:b/>
          <w:color w:val="000000"/>
        </w:rPr>
        <w:t>3-4</w:t>
      </w:r>
      <w:r w:rsidRPr="00F249DC">
        <w:rPr>
          <w:rFonts w:hint="eastAsia"/>
          <w:b/>
          <w:color w:val="000000"/>
        </w:rPr>
        <w:t xml:space="preserve"> </w:t>
      </w:r>
      <w:r>
        <w:rPr>
          <w:rFonts w:hint="eastAsia"/>
          <w:b/>
          <w:color w:val="000000"/>
        </w:rPr>
        <w:t>地理位置推送</w:t>
      </w:r>
      <w:r w:rsidRPr="00F249DC">
        <w:rPr>
          <w:rFonts w:hint="eastAsia"/>
          <w:b/>
          <w:color w:val="000000"/>
        </w:rPr>
        <w:t>用例描述表</w:t>
      </w:r>
    </w:p>
    <w:p w14:paraId="28692246" w14:textId="77777777" w:rsidR="00677843" w:rsidRPr="00677843" w:rsidRDefault="00677843" w:rsidP="00677843"/>
    <w:tbl>
      <w:tblPr>
        <w:tblW w:w="0" w:type="auto"/>
        <w:tblInd w:w="-5" w:type="dxa"/>
        <w:tblLayout w:type="fixed"/>
        <w:tblLook w:val="0000" w:firstRow="0" w:lastRow="0" w:firstColumn="0" w:lastColumn="0" w:noHBand="0" w:noVBand="0"/>
      </w:tblPr>
      <w:tblGrid>
        <w:gridCol w:w="1340"/>
        <w:gridCol w:w="3590"/>
        <w:gridCol w:w="3812"/>
      </w:tblGrid>
      <w:tr w:rsidR="00677843" w14:paraId="4D572BB7" w14:textId="77777777" w:rsidTr="00677843">
        <w:trPr>
          <w:cantSplit/>
        </w:trPr>
        <w:tc>
          <w:tcPr>
            <w:tcW w:w="1340" w:type="dxa"/>
            <w:vMerge w:val="restart"/>
            <w:tcBorders>
              <w:top w:val="single" w:sz="4" w:space="0" w:color="auto"/>
              <w:left w:val="single" w:sz="4" w:space="0" w:color="000000"/>
            </w:tcBorders>
            <w:shd w:val="clear" w:color="auto" w:fill="D9D9D9"/>
            <w:vAlign w:val="center"/>
          </w:tcPr>
          <w:p w14:paraId="26144814" w14:textId="77777777" w:rsidR="00677843" w:rsidRDefault="00677843" w:rsidP="00677843">
            <w:r>
              <w:t>功能类别</w:t>
            </w:r>
          </w:p>
        </w:tc>
        <w:tc>
          <w:tcPr>
            <w:tcW w:w="3590" w:type="dxa"/>
            <w:tcBorders>
              <w:top w:val="single" w:sz="4" w:space="0" w:color="auto"/>
              <w:left w:val="single" w:sz="4" w:space="0" w:color="000000"/>
              <w:bottom w:val="single" w:sz="4" w:space="0" w:color="000000"/>
            </w:tcBorders>
            <w:shd w:val="clear" w:color="auto" w:fill="D9D9D9"/>
            <w:vAlign w:val="center"/>
          </w:tcPr>
          <w:p w14:paraId="731DF51D" w14:textId="77777777" w:rsidR="00677843" w:rsidRDefault="00677843" w:rsidP="00677843">
            <w:pPr>
              <w:jc w:val="center"/>
            </w:pPr>
            <w:r>
              <w:t>功能名称、标识符</w:t>
            </w:r>
          </w:p>
        </w:tc>
        <w:tc>
          <w:tcPr>
            <w:tcW w:w="3812" w:type="dxa"/>
            <w:tcBorders>
              <w:top w:val="single" w:sz="4" w:space="0" w:color="auto"/>
              <w:left w:val="single" w:sz="4" w:space="0" w:color="000000"/>
              <w:bottom w:val="single" w:sz="4" w:space="0" w:color="000000"/>
              <w:right w:val="single" w:sz="4" w:space="0" w:color="000000"/>
            </w:tcBorders>
            <w:shd w:val="clear" w:color="auto" w:fill="D9D9D9"/>
          </w:tcPr>
          <w:p w14:paraId="5F514F2C" w14:textId="77777777" w:rsidR="00677843" w:rsidRDefault="00677843" w:rsidP="00677843">
            <w:r>
              <w:t>描述</w:t>
            </w:r>
          </w:p>
        </w:tc>
      </w:tr>
      <w:tr w:rsidR="00677843" w14:paraId="57441E32" w14:textId="77777777" w:rsidTr="00677843">
        <w:trPr>
          <w:cantSplit/>
        </w:trPr>
        <w:tc>
          <w:tcPr>
            <w:tcW w:w="1340" w:type="dxa"/>
            <w:vMerge w:val="restart"/>
            <w:tcBorders>
              <w:top w:val="single" w:sz="4" w:space="0" w:color="auto"/>
              <w:left w:val="single" w:sz="4" w:space="0" w:color="000000"/>
            </w:tcBorders>
            <w:vAlign w:val="center"/>
          </w:tcPr>
          <w:p w14:paraId="087F8767" w14:textId="77777777" w:rsidR="00677843" w:rsidRDefault="00677843" w:rsidP="00677843">
            <w:r>
              <w:t>地理位置推送</w:t>
            </w:r>
          </w:p>
          <w:p w14:paraId="1F7A4187" w14:textId="77777777" w:rsidR="00677843" w:rsidRDefault="00677843" w:rsidP="00677843">
            <w:r>
              <w:t>Func-GeoFeed</w:t>
            </w:r>
          </w:p>
        </w:tc>
        <w:tc>
          <w:tcPr>
            <w:tcW w:w="3590" w:type="dxa"/>
            <w:tcBorders>
              <w:top w:val="single" w:sz="4" w:space="0" w:color="auto"/>
              <w:left w:val="single" w:sz="4" w:space="0" w:color="000000"/>
              <w:bottom w:val="single" w:sz="4" w:space="0" w:color="000000"/>
            </w:tcBorders>
            <w:vAlign w:val="center"/>
          </w:tcPr>
          <w:p w14:paraId="303099FB" w14:textId="77777777" w:rsidR="00677843" w:rsidRDefault="00677843" w:rsidP="00677843">
            <w:pPr>
              <w:jc w:val="center"/>
            </w:pPr>
            <w:r>
              <w:t>推送设置，</w:t>
            </w:r>
            <w:r>
              <w:t>Func-GeoFeed-Set</w:t>
            </w:r>
          </w:p>
        </w:tc>
        <w:tc>
          <w:tcPr>
            <w:tcW w:w="3812" w:type="dxa"/>
            <w:tcBorders>
              <w:top w:val="single" w:sz="4" w:space="0" w:color="auto"/>
              <w:left w:val="single" w:sz="4" w:space="0" w:color="000000"/>
              <w:bottom w:val="single" w:sz="4" w:space="0" w:color="000000"/>
              <w:right w:val="single" w:sz="4" w:space="0" w:color="000000"/>
            </w:tcBorders>
          </w:tcPr>
          <w:p w14:paraId="53900607" w14:textId="77777777" w:rsidR="00677843" w:rsidRDefault="00677843" w:rsidP="00677843">
            <w:r>
              <w:t>操作用户能够设置一些条件（对象、区域等），或者选定数据，系统能够把满足条件的地理位置信息通过短信方式推送给操作用户；</w:t>
            </w:r>
          </w:p>
        </w:tc>
      </w:tr>
      <w:tr w:rsidR="00677843" w14:paraId="14AA960C" w14:textId="77777777" w:rsidTr="00677843">
        <w:trPr>
          <w:cantSplit/>
        </w:trPr>
        <w:tc>
          <w:tcPr>
            <w:tcW w:w="1340" w:type="dxa"/>
            <w:vMerge/>
            <w:tcBorders>
              <w:left w:val="single" w:sz="4" w:space="0" w:color="000000"/>
              <w:bottom w:val="single" w:sz="4" w:space="0" w:color="000000"/>
            </w:tcBorders>
            <w:vAlign w:val="center"/>
          </w:tcPr>
          <w:p w14:paraId="6B475454" w14:textId="77777777" w:rsidR="00677843" w:rsidRDefault="00677843" w:rsidP="00677843">
            <w:pPr>
              <w:snapToGrid w:val="0"/>
            </w:pPr>
          </w:p>
        </w:tc>
        <w:tc>
          <w:tcPr>
            <w:tcW w:w="3590" w:type="dxa"/>
            <w:tcBorders>
              <w:top w:val="single" w:sz="4" w:space="0" w:color="000000"/>
              <w:left w:val="single" w:sz="4" w:space="0" w:color="000000"/>
              <w:bottom w:val="single" w:sz="4" w:space="0" w:color="000000"/>
            </w:tcBorders>
            <w:vAlign w:val="center"/>
          </w:tcPr>
          <w:p w14:paraId="2A7B177F" w14:textId="77777777" w:rsidR="00677843" w:rsidRDefault="00677843" w:rsidP="00677843">
            <w:pPr>
              <w:jc w:val="center"/>
            </w:pPr>
            <w:r>
              <w:t>推送信息展示，</w:t>
            </w:r>
            <w:r>
              <w:t>Func-GeoFeed-Show</w:t>
            </w:r>
          </w:p>
        </w:tc>
        <w:tc>
          <w:tcPr>
            <w:tcW w:w="3812" w:type="dxa"/>
            <w:tcBorders>
              <w:top w:val="single" w:sz="4" w:space="0" w:color="000000"/>
              <w:left w:val="single" w:sz="4" w:space="0" w:color="000000"/>
              <w:bottom w:val="single" w:sz="4" w:space="0" w:color="000000"/>
              <w:right w:val="single" w:sz="4" w:space="0" w:color="000000"/>
            </w:tcBorders>
          </w:tcPr>
          <w:p w14:paraId="4F413C13" w14:textId="77777777" w:rsidR="00677843" w:rsidRDefault="00677843" w:rsidP="00677843">
            <w:r>
              <w:t>推送的内容既可通过操作者手机查看，也可以在系统中查看</w:t>
            </w:r>
          </w:p>
        </w:tc>
      </w:tr>
    </w:tbl>
    <w:p w14:paraId="32B93697" w14:textId="77777777" w:rsidR="00677843" w:rsidRPr="00677843" w:rsidRDefault="00677843" w:rsidP="00677843"/>
    <w:p w14:paraId="16909AF8" w14:textId="77777777" w:rsidR="00677843" w:rsidRDefault="006E0F42" w:rsidP="006E0F42">
      <w:pPr>
        <w:pStyle w:val="3"/>
        <w:spacing w:line="416" w:lineRule="auto"/>
        <w:rPr>
          <w:rFonts w:ascii="黑体" w:eastAsia="黑体" w:hAnsi="黑体"/>
          <w:b w:val="0"/>
          <w:color w:val="000000"/>
          <w:sz w:val="24"/>
          <w:szCs w:val="24"/>
        </w:rPr>
      </w:pPr>
      <w:bookmarkStart w:id="185" w:name="_Toc356381698"/>
      <w:bookmarkStart w:id="186" w:name="_Toc356990817"/>
      <w:bookmarkStart w:id="187" w:name="_Toc420932623"/>
      <w:bookmarkStart w:id="188" w:name="_Toc420933122"/>
      <w:bookmarkStart w:id="189" w:name="_Toc324836049"/>
      <w:bookmarkEnd w:id="184"/>
      <w:r w:rsidRPr="00F249DC">
        <w:rPr>
          <w:rFonts w:ascii="黑体" w:eastAsia="黑体" w:hAnsi="黑体" w:hint="eastAsia"/>
          <w:b w:val="0"/>
          <w:color w:val="000000"/>
          <w:sz w:val="24"/>
          <w:szCs w:val="24"/>
        </w:rPr>
        <w:t>3.1.5</w:t>
      </w:r>
      <w:bookmarkEnd w:id="185"/>
      <w:bookmarkEnd w:id="186"/>
      <w:r w:rsidR="00677843">
        <w:rPr>
          <w:rFonts w:ascii="黑体" w:eastAsia="黑体" w:hAnsi="黑体" w:hint="eastAsia"/>
          <w:b w:val="0"/>
          <w:color w:val="000000"/>
          <w:sz w:val="24"/>
          <w:szCs w:val="24"/>
        </w:rPr>
        <w:t>地理位置告警</w:t>
      </w:r>
      <w:bookmarkEnd w:id="187"/>
      <w:bookmarkEnd w:id="188"/>
    </w:p>
    <w:p w14:paraId="76B97D41" w14:textId="771748D3" w:rsidR="00677843" w:rsidRPr="00677843" w:rsidRDefault="00677843" w:rsidP="00677843">
      <w:pPr>
        <w:pStyle w:val="p0"/>
        <w:spacing w:after="120" w:line="400" w:lineRule="exact"/>
        <w:jc w:val="center"/>
        <w:rPr>
          <w:b/>
          <w:color w:val="000000"/>
        </w:rPr>
      </w:pPr>
      <w:r w:rsidRPr="00F249DC">
        <w:rPr>
          <w:rFonts w:hint="eastAsia"/>
          <w:b/>
          <w:color w:val="000000"/>
        </w:rPr>
        <w:t>表</w:t>
      </w:r>
      <w:r w:rsidR="00A62438">
        <w:rPr>
          <w:rFonts w:hint="eastAsia"/>
          <w:b/>
          <w:color w:val="000000"/>
        </w:rPr>
        <w:t>3-5</w:t>
      </w:r>
      <w:r w:rsidRPr="00F249DC">
        <w:rPr>
          <w:rFonts w:hint="eastAsia"/>
          <w:b/>
          <w:color w:val="000000"/>
        </w:rPr>
        <w:t xml:space="preserve"> </w:t>
      </w:r>
      <w:r>
        <w:rPr>
          <w:rFonts w:hint="eastAsia"/>
          <w:b/>
          <w:color w:val="000000"/>
        </w:rPr>
        <w:t>地理位置告警</w:t>
      </w:r>
      <w:r w:rsidRPr="00F249DC">
        <w:rPr>
          <w:rFonts w:hint="eastAsia"/>
          <w:b/>
          <w:color w:val="000000"/>
        </w:rPr>
        <w:t>用例描述表</w:t>
      </w:r>
    </w:p>
    <w:tbl>
      <w:tblPr>
        <w:tblW w:w="0" w:type="auto"/>
        <w:tblInd w:w="-5" w:type="dxa"/>
        <w:tblLayout w:type="fixed"/>
        <w:tblLook w:val="0000" w:firstRow="0" w:lastRow="0" w:firstColumn="0" w:lastColumn="0" w:noHBand="0" w:noVBand="0"/>
      </w:tblPr>
      <w:tblGrid>
        <w:gridCol w:w="1340"/>
        <w:gridCol w:w="3590"/>
        <w:gridCol w:w="3812"/>
      </w:tblGrid>
      <w:tr w:rsidR="00677843" w14:paraId="3ED1A269" w14:textId="77777777" w:rsidTr="00677843">
        <w:trPr>
          <w:cantSplit/>
        </w:trPr>
        <w:tc>
          <w:tcPr>
            <w:tcW w:w="1340" w:type="dxa"/>
            <w:vMerge w:val="restart"/>
            <w:tcBorders>
              <w:top w:val="single" w:sz="4" w:space="0" w:color="000000"/>
              <w:left w:val="single" w:sz="4" w:space="0" w:color="000000"/>
            </w:tcBorders>
            <w:shd w:val="clear" w:color="auto" w:fill="D9D9D9"/>
            <w:vAlign w:val="center"/>
          </w:tcPr>
          <w:p w14:paraId="4495DEB4" w14:textId="77777777" w:rsidR="00677843" w:rsidRDefault="00677843" w:rsidP="00677843">
            <w:r>
              <w:t>功能类别</w:t>
            </w:r>
          </w:p>
        </w:tc>
        <w:tc>
          <w:tcPr>
            <w:tcW w:w="3590" w:type="dxa"/>
            <w:tcBorders>
              <w:top w:val="single" w:sz="4" w:space="0" w:color="000000"/>
              <w:left w:val="single" w:sz="4" w:space="0" w:color="000000"/>
              <w:bottom w:val="single" w:sz="4" w:space="0" w:color="000000"/>
            </w:tcBorders>
            <w:shd w:val="clear" w:color="auto" w:fill="D9D9D9"/>
            <w:vAlign w:val="center"/>
          </w:tcPr>
          <w:p w14:paraId="448D8B96" w14:textId="77777777" w:rsidR="00677843" w:rsidRDefault="00677843" w:rsidP="00677843">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0530DE6D" w14:textId="77777777" w:rsidR="00677843" w:rsidRDefault="00677843" w:rsidP="00677843">
            <w:r>
              <w:t>描述</w:t>
            </w:r>
          </w:p>
        </w:tc>
      </w:tr>
      <w:tr w:rsidR="00677843" w14:paraId="65733058" w14:textId="77777777" w:rsidTr="00677843">
        <w:trPr>
          <w:cantSplit/>
        </w:trPr>
        <w:tc>
          <w:tcPr>
            <w:tcW w:w="1340" w:type="dxa"/>
            <w:vMerge w:val="restart"/>
            <w:tcBorders>
              <w:top w:val="single" w:sz="4" w:space="0" w:color="000000"/>
              <w:left w:val="single" w:sz="4" w:space="0" w:color="000000"/>
            </w:tcBorders>
            <w:vAlign w:val="center"/>
          </w:tcPr>
          <w:p w14:paraId="74F91562" w14:textId="77777777" w:rsidR="00677843" w:rsidRDefault="00677843" w:rsidP="00677843">
            <w:r>
              <w:t>地理位置告警</w:t>
            </w:r>
          </w:p>
          <w:p w14:paraId="12B64531" w14:textId="77777777" w:rsidR="00677843" w:rsidRDefault="00677843" w:rsidP="00677843">
            <w:r>
              <w:t>Func-GeoAlert</w:t>
            </w:r>
          </w:p>
        </w:tc>
        <w:tc>
          <w:tcPr>
            <w:tcW w:w="3590" w:type="dxa"/>
            <w:tcBorders>
              <w:top w:val="single" w:sz="4" w:space="0" w:color="000000"/>
              <w:left w:val="single" w:sz="4" w:space="0" w:color="000000"/>
              <w:bottom w:val="single" w:sz="4" w:space="0" w:color="000000"/>
            </w:tcBorders>
            <w:vAlign w:val="center"/>
          </w:tcPr>
          <w:p w14:paraId="7589348D" w14:textId="77777777" w:rsidR="00677843" w:rsidRDefault="00677843" w:rsidP="00677843">
            <w:pPr>
              <w:jc w:val="center"/>
            </w:pPr>
            <w:r>
              <w:t>告警设置，</w:t>
            </w:r>
            <w:r>
              <w:t>Func-GeoAlert-Set</w:t>
            </w:r>
          </w:p>
        </w:tc>
        <w:tc>
          <w:tcPr>
            <w:tcW w:w="3812" w:type="dxa"/>
            <w:tcBorders>
              <w:top w:val="single" w:sz="4" w:space="0" w:color="000000"/>
              <w:left w:val="single" w:sz="4" w:space="0" w:color="000000"/>
              <w:bottom w:val="single" w:sz="4" w:space="0" w:color="000000"/>
              <w:right w:val="single" w:sz="4" w:space="0" w:color="000000"/>
            </w:tcBorders>
          </w:tcPr>
          <w:p w14:paraId="2BB1F791" w14:textId="77777777" w:rsidR="00677843" w:rsidRDefault="00677843" w:rsidP="00677843">
            <w:r>
              <w:t>每个操作用户可以设置一些条件（对象、区域、触发条件、告警方式等），系统能够在满足告警条件的情况下进行告警</w:t>
            </w:r>
          </w:p>
        </w:tc>
      </w:tr>
      <w:tr w:rsidR="00677843" w14:paraId="25985BF7" w14:textId="77777777" w:rsidTr="00677843">
        <w:trPr>
          <w:cantSplit/>
        </w:trPr>
        <w:tc>
          <w:tcPr>
            <w:tcW w:w="1340" w:type="dxa"/>
            <w:vMerge/>
            <w:tcBorders>
              <w:left w:val="single" w:sz="4" w:space="0" w:color="000000"/>
            </w:tcBorders>
            <w:vAlign w:val="center"/>
          </w:tcPr>
          <w:p w14:paraId="0F12826E" w14:textId="77777777" w:rsidR="00677843" w:rsidRDefault="00677843" w:rsidP="00677843">
            <w:pPr>
              <w:snapToGrid w:val="0"/>
            </w:pPr>
          </w:p>
        </w:tc>
        <w:tc>
          <w:tcPr>
            <w:tcW w:w="3590" w:type="dxa"/>
            <w:tcBorders>
              <w:top w:val="single" w:sz="4" w:space="0" w:color="000000"/>
              <w:left w:val="single" w:sz="4" w:space="0" w:color="000000"/>
              <w:bottom w:val="single" w:sz="4" w:space="0" w:color="auto"/>
            </w:tcBorders>
            <w:vAlign w:val="center"/>
          </w:tcPr>
          <w:p w14:paraId="54225CFF" w14:textId="77777777" w:rsidR="00677843" w:rsidRDefault="00677843" w:rsidP="00677843">
            <w:pPr>
              <w:jc w:val="center"/>
            </w:pPr>
            <w:r>
              <w:t>告警展示，</w:t>
            </w:r>
            <w:r>
              <w:t>Func-GeoAlert-Display</w:t>
            </w:r>
          </w:p>
        </w:tc>
        <w:tc>
          <w:tcPr>
            <w:tcW w:w="3812" w:type="dxa"/>
            <w:tcBorders>
              <w:top w:val="single" w:sz="4" w:space="0" w:color="000000"/>
              <w:left w:val="single" w:sz="4" w:space="0" w:color="000000"/>
              <w:bottom w:val="single" w:sz="4" w:space="0" w:color="auto"/>
              <w:right w:val="single" w:sz="4" w:space="0" w:color="000000"/>
            </w:tcBorders>
          </w:tcPr>
          <w:p w14:paraId="455694D4" w14:textId="77777777" w:rsidR="00677843" w:rsidRDefault="00677843" w:rsidP="00677843">
            <w:r>
              <w:t>告警数据可以通过</w:t>
            </w:r>
            <w:r>
              <w:rPr>
                <w:rFonts w:hint="eastAsia"/>
              </w:rPr>
              <w:t>系统</w:t>
            </w:r>
            <w:r>
              <w:t>窗口、手机短信等方式展示产生告警的数据，并可以结合地图界面进行查看</w:t>
            </w:r>
          </w:p>
        </w:tc>
      </w:tr>
      <w:tr w:rsidR="00677843" w14:paraId="1095BA8C" w14:textId="77777777" w:rsidTr="00677843">
        <w:trPr>
          <w:cantSplit/>
        </w:trPr>
        <w:tc>
          <w:tcPr>
            <w:tcW w:w="1340" w:type="dxa"/>
            <w:vMerge/>
            <w:tcBorders>
              <w:left w:val="single" w:sz="4" w:space="0" w:color="000000"/>
              <w:bottom w:val="single" w:sz="4" w:space="0" w:color="auto"/>
            </w:tcBorders>
            <w:vAlign w:val="center"/>
          </w:tcPr>
          <w:p w14:paraId="610CC920" w14:textId="77777777" w:rsidR="00677843" w:rsidRDefault="00677843" w:rsidP="00677843">
            <w:pPr>
              <w:snapToGrid w:val="0"/>
            </w:pPr>
          </w:p>
        </w:tc>
        <w:tc>
          <w:tcPr>
            <w:tcW w:w="3590" w:type="dxa"/>
            <w:tcBorders>
              <w:top w:val="single" w:sz="4" w:space="0" w:color="000000"/>
              <w:left w:val="single" w:sz="4" w:space="0" w:color="000000"/>
              <w:bottom w:val="single" w:sz="4" w:space="0" w:color="auto"/>
            </w:tcBorders>
            <w:vAlign w:val="center"/>
          </w:tcPr>
          <w:p w14:paraId="428CCBE2" w14:textId="77777777" w:rsidR="00677843" w:rsidRDefault="00677843" w:rsidP="00677843">
            <w:pPr>
              <w:jc w:val="center"/>
            </w:pPr>
            <w:r>
              <w:t>告警统计，</w:t>
            </w:r>
            <w:r>
              <w:t>Func-GeoAlert-Statistic</w:t>
            </w:r>
          </w:p>
        </w:tc>
        <w:tc>
          <w:tcPr>
            <w:tcW w:w="3812" w:type="dxa"/>
            <w:tcBorders>
              <w:top w:val="single" w:sz="4" w:space="0" w:color="000000"/>
              <w:left w:val="single" w:sz="4" w:space="0" w:color="000000"/>
              <w:bottom w:val="single" w:sz="4" w:space="0" w:color="auto"/>
              <w:right w:val="single" w:sz="4" w:space="0" w:color="000000"/>
            </w:tcBorders>
          </w:tcPr>
          <w:p w14:paraId="2E766F39" w14:textId="77777777" w:rsidR="00677843" w:rsidRDefault="00677843" w:rsidP="00677843">
            <w:r>
              <w:t>每个用户能够查看总告警数量、新告警数量等统计值</w:t>
            </w:r>
          </w:p>
        </w:tc>
      </w:tr>
    </w:tbl>
    <w:p w14:paraId="66FF8E0A" w14:textId="77777777" w:rsidR="00677843" w:rsidRPr="00677843" w:rsidRDefault="00677843" w:rsidP="00677843"/>
    <w:p w14:paraId="3A330806" w14:textId="397E931C" w:rsidR="006E0F42" w:rsidRPr="00F249DC" w:rsidRDefault="006E0F42" w:rsidP="006E0F42">
      <w:pPr>
        <w:pStyle w:val="3"/>
        <w:spacing w:line="416" w:lineRule="auto"/>
        <w:rPr>
          <w:rFonts w:ascii="黑体" w:eastAsia="黑体" w:hAnsi="黑体"/>
          <w:b w:val="0"/>
          <w:color w:val="000000"/>
          <w:sz w:val="24"/>
          <w:szCs w:val="24"/>
        </w:rPr>
      </w:pPr>
      <w:bookmarkStart w:id="190" w:name="_Toc356381699"/>
      <w:bookmarkStart w:id="191" w:name="_Toc356990818"/>
      <w:bookmarkStart w:id="192" w:name="_Toc420932624"/>
      <w:bookmarkStart w:id="193" w:name="_Toc420933123"/>
      <w:bookmarkEnd w:id="189"/>
      <w:r w:rsidRPr="00F249DC">
        <w:rPr>
          <w:rFonts w:ascii="黑体" w:eastAsia="黑体" w:hAnsi="黑体" w:hint="eastAsia"/>
          <w:b w:val="0"/>
          <w:color w:val="000000"/>
          <w:sz w:val="24"/>
          <w:szCs w:val="24"/>
        </w:rPr>
        <w:lastRenderedPageBreak/>
        <w:t xml:space="preserve">3.1.6 </w:t>
      </w:r>
      <w:r w:rsidR="00677843">
        <w:rPr>
          <w:rFonts w:ascii="黑体" w:eastAsia="黑体" w:hAnsi="黑体" w:hint="eastAsia"/>
          <w:b w:val="0"/>
          <w:color w:val="000000"/>
          <w:sz w:val="24"/>
          <w:szCs w:val="24"/>
        </w:rPr>
        <w:t>指挥</w:t>
      </w:r>
      <w:r w:rsidRPr="00F249DC">
        <w:rPr>
          <w:rFonts w:ascii="黑体" w:eastAsia="黑体" w:hAnsi="黑体" w:hint="eastAsia"/>
          <w:b w:val="0"/>
          <w:color w:val="000000"/>
          <w:sz w:val="24"/>
          <w:szCs w:val="24"/>
        </w:rPr>
        <w:t>系统结构图</w:t>
      </w:r>
      <w:bookmarkEnd w:id="190"/>
      <w:bookmarkEnd w:id="191"/>
      <w:bookmarkEnd w:id="192"/>
      <w:bookmarkEnd w:id="193"/>
    </w:p>
    <w:p w14:paraId="52C79523" w14:textId="77777777" w:rsidR="006E0F42" w:rsidRDefault="006E0F42" w:rsidP="006E0F42">
      <w:pPr>
        <w:rPr>
          <w:rFonts w:ascii="宋体" w:hAnsi="宋体"/>
          <w:color w:val="000000"/>
          <w:sz w:val="24"/>
        </w:rPr>
      </w:pPr>
      <w:r w:rsidRPr="00F249DC">
        <w:rPr>
          <w:rFonts w:hint="eastAsia"/>
          <w:color w:val="000000"/>
          <w:sz w:val="24"/>
        </w:rPr>
        <w:t>1</w:t>
      </w:r>
      <w:r w:rsidRPr="00F249DC">
        <w:rPr>
          <w:rFonts w:ascii="宋体" w:hAnsi="宋体" w:hint="eastAsia"/>
          <w:color w:val="000000"/>
          <w:sz w:val="24"/>
        </w:rPr>
        <w:t>、总体结构图如下：</w:t>
      </w:r>
    </w:p>
    <w:p w14:paraId="312B46C7" w14:textId="23C67855" w:rsidR="00DD3AC6" w:rsidRPr="00F249DC" w:rsidRDefault="00DD3AC6" w:rsidP="006E0F42">
      <w:pPr>
        <w:rPr>
          <w:rFonts w:ascii="宋体" w:hAnsi="宋体"/>
          <w:color w:val="000000"/>
          <w:sz w:val="24"/>
        </w:rPr>
      </w:pPr>
      <w:r>
        <w:rPr>
          <w:rFonts w:ascii="宋体" w:hAnsi="宋体"/>
          <w:noProof/>
          <w:color w:val="000000"/>
          <w:sz w:val="24"/>
        </w:rPr>
        <w:drawing>
          <wp:inline distT="0" distB="0" distL="0" distR="0" wp14:anchorId="7ECD145E" wp14:editId="11772B58">
            <wp:extent cx="4254500" cy="6197600"/>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4500" cy="6197600"/>
                    </a:xfrm>
                    <a:prstGeom prst="rect">
                      <a:avLst/>
                    </a:prstGeom>
                    <a:noFill/>
                    <a:ln>
                      <a:noFill/>
                    </a:ln>
                  </pic:spPr>
                </pic:pic>
              </a:graphicData>
            </a:graphic>
          </wp:inline>
        </w:drawing>
      </w:r>
    </w:p>
    <w:p w14:paraId="4DB13A14" w14:textId="7B7ACD84" w:rsidR="006E0F42" w:rsidRPr="00F249DC" w:rsidRDefault="006E0F42" w:rsidP="006E0F42">
      <w:pPr>
        <w:rPr>
          <w:color w:val="000000"/>
        </w:rPr>
      </w:pPr>
    </w:p>
    <w:p w14:paraId="230DED5B" w14:textId="6C4F18F4"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00DD3AC6">
        <w:rPr>
          <w:rFonts w:hint="eastAsia"/>
          <w:b/>
          <w:color w:val="000000"/>
        </w:rPr>
        <w:t>1</w:t>
      </w:r>
      <w:r w:rsidRPr="00F249DC">
        <w:rPr>
          <w:rFonts w:hint="eastAsia"/>
          <w:b/>
          <w:color w:val="000000"/>
        </w:rPr>
        <w:t xml:space="preserve"> </w:t>
      </w:r>
      <w:r w:rsidR="00DD3AC6">
        <w:rPr>
          <w:rFonts w:hint="eastAsia"/>
          <w:b/>
          <w:color w:val="000000"/>
        </w:rPr>
        <w:t>指挥</w:t>
      </w:r>
      <w:r w:rsidRPr="00F249DC">
        <w:rPr>
          <w:rFonts w:hint="eastAsia"/>
          <w:b/>
          <w:color w:val="000000"/>
        </w:rPr>
        <w:t>系统总体结构</w:t>
      </w:r>
      <w:r w:rsidRPr="00F249DC">
        <w:rPr>
          <w:b/>
          <w:color w:val="000000"/>
        </w:rPr>
        <w:t>图</w:t>
      </w:r>
    </w:p>
    <w:p w14:paraId="68577899" w14:textId="7049326F" w:rsidR="006E0F42" w:rsidRPr="00F249DC" w:rsidRDefault="006E0F42" w:rsidP="006E0F42">
      <w:pPr>
        <w:rPr>
          <w:rFonts w:ascii="宋体" w:hAnsi="宋体"/>
          <w:color w:val="000000"/>
          <w:sz w:val="24"/>
        </w:rPr>
      </w:pPr>
      <w:r w:rsidRPr="00F249DC">
        <w:rPr>
          <w:rFonts w:hint="eastAsia"/>
          <w:color w:val="000000"/>
          <w:sz w:val="24"/>
        </w:rPr>
        <w:t>2</w:t>
      </w:r>
      <w:r w:rsidRPr="00F249DC">
        <w:rPr>
          <w:rFonts w:ascii="宋体" w:hAnsi="宋体" w:hint="eastAsia"/>
          <w:color w:val="000000"/>
          <w:sz w:val="24"/>
        </w:rPr>
        <w:t>、</w:t>
      </w:r>
      <w:r w:rsidR="007C297A">
        <w:rPr>
          <w:rFonts w:ascii="宋体" w:hAnsi="宋体" w:hint="eastAsia"/>
          <w:color w:val="000000"/>
          <w:sz w:val="24"/>
        </w:rPr>
        <w:t>角色功能</w:t>
      </w:r>
    </w:p>
    <w:p w14:paraId="7EBA7CCA" w14:textId="77777777" w:rsidR="006E0F42" w:rsidRDefault="006E0F42" w:rsidP="006E0F42">
      <w:pPr>
        <w:rPr>
          <w:rFonts w:ascii="宋体" w:hAnsi="宋体"/>
          <w:color w:val="000000"/>
          <w:sz w:val="24"/>
        </w:rPr>
      </w:pPr>
    </w:p>
    <w:p w14:paraId="53525136" w14:textId="77777777" w:rsidR="006E0F42" w:rsidRDefault="006E0F42" w:rsidP="006E0F42">
      <w:pPr>
        <w:rPr>
          <w:rFonts w:ascii="宋体" w:hAnsi="宋体"/>
          <w:color w:val="000000"/>
          <w:sz w:val="24"/>
        </w:rPr>
      </w:pPr>
    </w:p>
    <w:p w14:paraId="3890AFB8" w14:textId="77777777" w:rsidR="006E0F42" w:rsidRDefault="006E0F42" w:rsidP="006E0F42">
      <w:pPr>
        <w:rPr>
          <w:rFonts w:ascii="宋体" w:hAnsi="宋体"/>
          <w:color w:val="000000"/>
          <w:sz w:val="24"/>
        </w:rPr>
      </w:pPr>
    </w:p>
    <w:p w14:paraId="4579A4EF" w14:textId="45F5FBEB" w:rsidR="006E0F42" w:rsidRPr="00F249DC" w:rsidRDefault="007C297A" w:rsidP="006E0F42">
      <w:pPr>
        <w:rPr>
          <w:rFonts w:ascii="宋体" w:hAnsi="宋体"/>
          <w:color w:val="000000"/>
          <w:sz w:val="24"/>
        </w:rPr>
      </w:pPr>
      <w:commentRangeStart w:id="194"/>
      <w:r>
        <w:rPr>
          <w:noProof/>
          <w:color w:val="000000"/>
        </w:rPr>
        <w:drawing>
          <wp:inline distT="0" distB="0" distL="0" distR="0" wp14:anchorId="653E0F91" wp14:editId="45A16717">
            <wp:extent cx="5579745" cy="3723603"/>
            <wp:effectExtent l="0" t="0" r="8255" b="107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723603"/>
                    </a:xfrm>
                    <a:prstGeom prst="rect">
                      <a:avLst/>
                    </a:prstGeom>
                    <a:noFill/>
                    <a:ln>
                      <a:noFill/>
                    </a:ln>
                  </pic:spPr>
                </pic:pic>
              </a:graphicData>
            </a:graphic>
          </wp:inline>
        </w:drawing>
      </w:r>
    </w:p>
    <w:p w14:paraId="66B94867" w14:textId="08E88262"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007C297A">
        <w:rPr>
          <w:rFonts w:hint="eastAsia"/>
          <w:b/>
          <w:color w:val="000000"/>
        </w:rPr>
        <w:t>2</w:t>
      </w:r>
      <w:r w:rsidRPr="00F249DC">
        <w:rPr>
          <w:rFonts w:hint="eastAsia"/>
          <w:b/>
          <w:color w:val="000000"/>
        </w:rPr>
        <w:t xml:space="preserve"> </w:t>
      </w:r>
      <w:r w:rsidR="007C297A">
        <w:rPr>
          <w:rFonts w:hint="eastAsia"/>
          <w:b/>
          <w:color w:val="000000"/>
        </w:rPr>
        <w:t>角色功能</w:t>
      </w:r>
      <w:r w:rsidRPr="00F249DC">
        <w:rPr>
          <w:rFonts w:hint="eastAsia"/>
          <w:b/>
          <w:color w:val="000000"/>
        </w:rPr>
        <w:t>结构</w:t>
      </w:r>
      <w:r w:rsidRPr="00F249DC">
        <w:rPr>
          <w:b/>
          <w:color w:val="000000"/>
        </w:rPr>
        <w:t>图</w:t>
      </w:r>
      <w:commentRangeEnd w:id="194"/>
      <w:r w:rsidR="00001D04">
        <w:rPr>
          <w:rStyle w:val="a5"/>
          <w:rFonts w:asciiTheme="minorHAnsi" w:eastAsiaTheme="minorEastAsia" w:hAnsiTheme="minorHAnsi" w:cstheme="minorBidi"/>
          <w:kern w:val="2"/>
        </w:rPr>
        <w:commentReference w:id="194"/>
      </w:r>
    </w:p>
    <w:p w14:paraId="7DB71B53" w14:textId="77777777" w:rsidR="006E0F42" w:rsidRPr="00F249DC" w:rsidRDefault="006E0F42" w:rsidP="006E0F42">
      <w:pPr>
        <w:pStyle w:val="2"/>
        <w:rPr>
          <w:rFonts w:ascii="黑体" w:eastAsia="黑体" w:hAnsi="黑体"/>
          <w:b w:val="0"/>
          <w:color w:val="000000"/>
          <w:sz w:val="28"/>
          <w:szCs w:val="28"/>
        </w:rPr>
      </w:pPr>
      <w:bookmarkStart w:id="195" w:name="_Toc356336388"/>
      <w:bookmarkStart w:id="196" w:name="_Toc356337274"/>
      <w:bookmarkStart w:id="197" w:name="_Toc356381700"/>
      <w:bookmarkStart w:id="198" w:name="_Toc356990819"/>
      <w:bookmarkStart w:id="199" w:name="_Toc420932625"/>
      <w:bookmarkStart w:id="200" w:name="_Toc420933124"/>
      <w:r w:rsidRPr="00F249DC">
        <w:rPr>
          <w:rFonts w:ascii="黑体" w:eastAsia="黑体" w:hAnsi="黑体" w:hint="eastAsia"/>
          <w:b w:val="0"/>
          <w:color w:val="000000"/>
          <w:sz w:val="28"/>
          <w:szCs w:val="28"/>
        </w:rPr>
        <w:t>3.2数据库逻辑设计</w:t>
      </w:r>
      <w:bookmarkEnd w:id="195"/>
      <w:bookmarkEnd w:id="196"/>
      <w:bookmarkEnd w:id="197"/>
      <w:bookmarkEnd w:id="198"/>
      <w:bookmarkEnd w:id="199"/>
      <w:bookmarkEnd w:id="200"/>
      <w:r w:rsidRPr="00F249DC">
        <w:rPr>
          <w:rFonts w:ascii="黑体" w:eastAsia="黑体" w:hAnsi="黑体" w:hint="eastAsia"/>
          <w:b w:val="0"/>
          <w:color w:val="000000"/>
          <w:sz w:val="28"/>
          <w:szCs w:val="28"/>
        </w:rPr>
        <w:t xml:space="preserve"> </w:t>
      </w:r>
    </w:p>
    <w:p w14:paraId="7D4EEF4E" w14:textId="77777777" w:rsidR="00FC0372" w:rsidRDefault="00FC0372" w:rsidP="00FC0372">
      <w:pPr>
        <w:adjustRightInd w:val="0"/>
        <w:snapToGrid w:val="0"/>
        <w:spacing w:before="100" w:after="50" w:line="440" w:lineRule="exact"/>
        <w:ind w:firstLine="420"/>
        <w:rPr>
          <w:rFonts w:ascii="宋体" w:hAnsi="宋体"/>
          <w:color w:val="000000"/>
          <w:sz w:val="24"/>
        </w:rPr>
      </w:pPr>
      <w:r w:rsidRPr="00FC0372">
        <w:rPr>
          <w:rFonts w:ascii="宋体" w:hAnsi="宋体" w:hint="eastAsia"/>
          <w:color w:val="000000"/>
          <w:sz w:val="24"/>
        </w:rPr>
        <w:t>本系统包含两个数据库,采集端数据库和应用端数据库。采集端数据库为sql  server数据库，该数据库存储解析的位置信息和转换为百度经纬度后的位置信息，同时存储百度地图纠偏数据表。应用端为mysql数据库，该数据存储从sql server读取的转换位置信息、用户信息、告警配置信息、告警信息等等。</w:t>
      </w:r>
    </w:p>
    <w:p w14:paraId="1CAD61B4" w14:textId="77777777" w:rsidR="00A62438" w:rsidRDefault="00A62438" w:rsidP="00FC0372">
      <w:pPr>
        <w:adjustRightInd w:val="0"/>
        <w:snapToGrid w:val="0"/>
        <w:spacing w:before="100" w:after="50" w:line="440" w:lineRule="exact"/>
        <w:ind w:firstLine="420"/>
        <w:rPr>
          <w:rFonts w:ascii="宋体" w:hAnsi="宋体"/>
          <w:color w:val="000000"/>
          <w:sz w:val="24"/>
        </w:rPr>
      </w:pPr>
    </w:p>
    <w:p w14:paraId="2B9589B0" w14:textId="77777777" w:rsidR="00AD4DEA" w:rsidRDefault="00AD4DEA" w:rsidP="00A62438">
      <w:pPr>
        <w:rPr>
          <w:rFonts w:ascii="宋体" w:hAnsi="宋体"/>
          <w:color w:val="000000"/>
          <w:sz w:val="24"/>
        </w:rPr>
      </w:pPr>
    </w:p>
    <w:p w14:paraId="22CFEAB3" w14:textId="77777777" w:rsidR="00AD4DEA" w:rsidRDefault="00AD4DEA" w:rsidP="00A62438">
      <w:pPr>
        <w:rPr>
          <w:rFonts w:ascii="宋体" w:hAnsi="宋体"/>
          <w:color w:val="000000"/>
          <w:sz w:val="24"/>
        </w:rPr>
      </w:pPr>
    </w:p>
    <w:p w14:paraId="1D6B8CA0" w14:textId="77777777" w:rsidR="00AD4DEA" w:rsidRDefault="00AD4DEA" w:rsidP="00A62438">
      <w:pPr>
        <w:rPr>
          <w:rFonts w:ascii="宋体" w:hAnsi="宋体"/>
          <w:color w:val="000000"/>
          <w:sz w:val="24"/>
        </w:rPr>
      </w:pPr>
    </w:p>
    <w:p w14:paraId="41FEA76C" w14:textId="77777777" w:rsidR="00AD4DEA" w:rsidRDefault="00AD4DEA" w:rsidP="00A62438">
      <w:pPr>
        <w:rPr>
          <w:rFonts w:ascii="宋体" w:hAnsi="宋体"/>
          <w:color w:val="000000"/>
          <w:sz w:val="24"/>
        </w:rPr>
      </w:pPr>
    </w:p>
    <w:p w14:paraId="6169B725" w14:textId="77777777" w:rsidR="00AD4DEA" w:rsidRDefault="00AD4DEA" w:rsidP="00A62438">
      <w:pPr>
        <w:rPr>
          <w:rFonts w:ascii="宋体" w:hAnsi="宋体"/>
          <w:color w:val="000000"/>
          <w:sz w:val="24"/>
        </w:rPr>
      </w:pPr>
    </w:p>
    <w:p w14:paraId="49E9CC63" w14:textId="16832386" w:rsidR="00F30EE0" w:rsidRDefault="00F30EE0" w:rsidP="00A62438">
      <w:pPr>
        <w:rPr>
          <w:rFonts w:ascii="宋体" w:hAnsi="宋体"/>
          <w:color w:val="000000"/>
          <w:sz w:val="24"/>
        </w:rPr>
      </w:pPr>
      <w:r w:rsidRPr="00F30EE0">
        <w:rPr>
          <w:rFonts w:ascii="宋体" w:hAnsi="宋体" w:hint="eastAsia"/>
          <w:color w:val="000000"/>
          <w:sz w:val="24"/>
        </w:rPr>
        <w:lastRenderedPageBreak/>
        <w:t>1</w:t>
      </w:r>
      <w:r w:rsidRPr="00F249DC">
        <w:rPr>
          <w:rFonts w:ascii="宋体" w:hAnsi="宋体" w:hint="eastAsia"/>
          <w:color w:val="000000"/>
          <w:sz w:val="24"/>
        </w:rPr>
        <w:t>、</w:t>
      </w:r>
      <w:r w:rsidRPr="00F30EE0">
        <w:rPr>
          <w:rFonts w:ascii="宋体" w:hAnsi="宋体"/>
          <w:color w:val="000000"/>
          <w:sz w:val="24"/>
        </w:rPr>
        <w:t>根据</w:t>
      </w:r>
      <w:r w:rsidRPr="00F30EE0">
        <w:rPr>
          <w:rFonts w:ascii="宋体" w:hAnsi="宋体" w:hint="eastAsia"/>
          <w:color w:val="000000"/>
          <w:sz w:val="24"/>
        </w:rPr>
        <w:t>采集端数据库关系</w:t>
      </w:r>
      <w:r w:rsidR="00AD4DEA">
        <w:rPr>
          <w:rFonts w:ascii="宋体" w:hAnsi="宋体"/>
          <w:color w:val="000000"/>
          <w:sz w:val="24"/>
        </w:rPr>
        <w:t>图各表汇总如</w:t>
      </w:r>
      <w:r w:rsidR="00AD4DEA">
        <w:rPr>
          <w:rFonts w:ascii="宋体" w:hAnsi="宋体" w:hint="eastAsia"/>
          <w:color w:val="000000"/>
          <w:sz w:val="24"/>
        </w:rPr>
        <w:t>图</w:t>
      </w:r>
      <w:r w:rsidR="00A62438">
        <w:rPr>
          <w:rFonts w:ascii="宋体" w:hAnsi="宋体"/>
          <w:color w:val="000000"/>
          <w:sz w:val="24"/>
        </w:rPr>
        <w:t>3-</w:t>
      </w:r>
      <w:r w:rsidR="00AD4DEA">
        <w:rPr>
          <w:rFonts w:ascii="宋体" w:hAnsi="宋体" w:hint="eastAsia"/>
          <w:color w:val="000000"/>
          <w:sz w:val="24"/>
        </w:rPr>
        <w:t>3</w:t>
      </w:r>
      <w:r w:rsidRPr="00F30EE0">
        <w:rPr>
          <w:rFonts w:ascii="宋体" w:hAnsi="宋体"/>
          <w:color w:val="000000"/>
          <w:sz w:val="24"/>
        </w:rPr>
        <w:t>所示:</w:t>
      </w:r>
    </w:p>
    <w:p w14:paraId="0A39F7F1" w14:textId="5EBA1E4F" w:rsidR="00AD4DEA" w:rsidRDefault="00AD4DEA" w:rsidP="00A62438">
      <w:pPr>
        <w:rPr>
          <w:rFonts w:ascii="宋体" w:hAnsi="宋体"/>
          <w:color w:val="000000"/>
          <w:sz w:val="24"/>
        </w:rPr>
      </w:pPr>
      <w:r>
        <w:rPr>
          <w:rFonts w:hint="eastAsia"/>
          <w:noProof/>
        </w:rPr>
        <w:drawing>
          <wp:inline distT="0" distB="0" distL="0" distR="0" wp14:anchorId="5DE3E247" wp14:editId="72AD3859">
            <wp:extent cx="5579745" cy="3618610"/>
            <wp:effectExtent l="0" t="0" r="825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618610"/>
                    </a:xfrm>
                    <a:prstGeom prst="rect">
                      <a:avLst/>
                    </a:prstGeom>
                    <a:noFill/>
                    <a:ln>
                      <a:noFill/>
                    </a:ln>
                  </pic:spPr>
                </pic:pic>
              </a:graphicData>
            </a:graphic>
          </wp:inline>
        </w:drawing>
      </w:r>
    </w:p>
    <w:p w14:paraId="4D3CCE1C" w14:textId="7DD01DCB" w:rsidR="00AD4DEA" w:rsidRPr="00F249DC" w:rsidRDefault="00AD4DEA" w:rsidP="00AD4DEA">
      <w:pPr>
        <w:pStyle w:val="p0"/>
        <w:spacing w:line="400" w:lineRule="exact"/>
        <w:jc w:val="center"/>
        <w:rPr>
          <w:b/>
          <w:color w:val="000000"/>
        </w:rPr>
      </w:pPr>
      <w:r w:rsidRPr="00F249DC">
        <w:rPr>
          <w:b/>
          <w:color w:val="000000"/>
        </w:rPr>
        <w:t>图</w:t>
      </w:r>
      <w:r w:rsidRPr="00F249DC">
        <w:rPr>
          <w:b/>
          <w:color w:val="000000"/>
        </w:rPr>
        <w:t>3-</w:t>
      </w:r>
      <w:r>
        <w:rPr>
          <w:rFonts w:hint="eastAsia"/>
          <w:b/>
          <w:color w:val="000000"/>
        </w:rPr>
        <w:t>3</w:t>
      </w:r>
      <w:r w:rsidRPr="00F249DC">
        <w:rPr>
          <w:rFonts w:hint="eastAsia"/>
          <w:b/>
          <w:color w:val="000000"/>
        </w:rPr>
        <w:t xml:space="preserve"> </w:t>
      </w:r>
      <w:r>
        <w:rPr>
          <w:rFonts w:hint="eastAsia"/>
          <w:b/>
          <w:color w:val="000000"/>
        </w:rPr>
        <w:t>采集端数据库关系图</w:t>
      </w:r>
    </w:p>
    <w:p w14:paraId="58A86D0F" w14:textId="77777777" w:rsidR="00AD4DEA" w:rsidRDefault="00AD4DEA" w:rsidP="00AD4DEA">
      <w:pPr>
        <w:rPr>
          <w:rFonts w:ascii="宋体" w:hAnsi="宋体"/>
          <w:color w:val="000000"/>
          <w:sz w:val="24"/>
        </w:rPr>
      </w:pPr>
    </w:p>
    <w:p w14:paraId="506CCF82" w14:textId="77777777" w:rsidR="00AD4DEA" w:rsidRDefault="00AD4DEA" w:rsidP="00AD4DEA">
      <w:pPr>
        <w:rPr>
          <w:rFonts w:ascii="宋体" w:hAnsi="宋体"/>
          <w:color w:val="000000"/>
          <w:sz w:val="24"/>
        </w:rPr>
      </w:pPr>
    </w:p>
    <w:p w14:paraId="7961A01D" w14:textId="77777777" w:rsidR="00AD4DEA" w:rsidRDefault="00AD4DEA" w:rsidP="00AD4DEA">
      <w:pPr>
        <w:rPr>
          <w:rFonts w:ascii="宋体" w:hAnsi="宋体"/>
          <w:color w:val="000000"/>
          <w:sz w:val="24"/>
        </w:rPr>
      </w:pPr>
    </w:p>
    <w:p w14:paraId="31487C56" w14:textId="77777777" w:rsidR="00AD4DEA" w:rsidRDefault="00AD4DEA" w:rsidP="00AD4DEA">
      <w:pPr>
        <w:rPr>
          <w:rFonts w:ascii="宋体" w:hAnsi="宋体"/>
          <w:color w:val="000000"/>
          <w:sz w:val="24"/>
        </w:rPr>
      </w:pPr>
    </w:p>
    <w:p w14:paraId="44D6B633" w14:textId="77777777" w:rsidR="00AD4DEA" w:rsidRDefault="00AD4DEA" w:rsidP="00AD4DEA">
      <w:pPr>
        <w:rPr>
          <w:rFonts w:ascii="宋体" w:hAnsi="宋体"/>
          <w:color w:val="000000"/>
          <w:sz w:val="24"/>
        </w:rPr>
      </w:pPr>
    </w:p>
    <w:p w14:paraId="7C189CE3" w14:textId="77777777" w:rsidR="00AD4DEA" w:rsidRDefault="00AD4DEA" w:rsidP="00AD4DEA">
      <w:pPr>
        <w:rPr>
          <w:rFonts w:ascii="宋体" w:hAnsi="宋体"/>
          <w:color w:val="000000"/>
          <w:sz w:val="24"/>
        </w:rPr>
      </w:pPr>
    </w:p>
    <w:p w14:paraId="5747B2EA" w14:textId="77777777" w:rsidR="00AD4DEA" w:rsidRDefault="00AD4DEA" w:rsidP="00AD4DEA">
      <w:pPr>
        <w:rPr>
          <w:rFonts w:ascii="宋体" w:hAnsi="宋体"/>
          <w:color w:val="000000"/>
          <w:sz w:val="24"/>
        </w:rPr>
      </w:pPr>
    </w:p>
    <w:p w14:paraId="74A79DFC" w14:textId="77777777" w:rsidR="00AD4DEA" w:rsidRDefault="00AD4DEA" w:rsidP="00AD4DEA">
      <w:pPr>
        <w:rPr>
          <w:rFonts w:ascii="宋体" w:hAnsi="宋体"/>
          <w:color w:val="000000"/>
          <w:sz w:val="24"/>
        </w:rPr>
      </w:pPr>
    </w:p>
    <w:p w14:paraId="5D64CABA" w14:textId="77777777" w:rsidR="00AD4DEA" w:rsidRDefault="00AD4DEA" w:rsidP="00AD4DEA">
      <w:pPr>
        <w:rPr>
          <w:rFonts w:ascii="宋体" w:hAnsi="宋体"/>
          <w:color w:val="000000"/>
          <w:sz w:val="24"/>
        </w:rPr>
      </w:pPr>
    </w:p>
    <w:p w14:paraId="7EC216E9" w14:textId="77777777" w:rsidR="00AD4DEA" w:rsidRDefault="00AD4DEA" w:rsidP="00AD4DEA">
      <w:pPr>
        <w:rPr>
          <w:rFonts w:ascii="宋体" w:hAnsi="宋体"/>
          <w:color w:val="000000"/>
          <w:sz w:val="24"/>
        </w:rPr>
      </w:pPr>
    </w:p>
    <w:p w14:paraId="76F5E493" w14:textId="77777777" w:rsidR="00AD4DEA" w:rsidRDefault="00AD4DEA" w:rsidP="00AD4DEA">
      <w:pPr>
        <w:rPr>
          <w:rFonts w:ascii="宋体" w:hAnsi="宋体"/>
          <w:color w:val="000000"/>
          <w:sz w:val="24"/>
        </w:rPr>
      </w:pPr>
    </w:p>
    <w:p w14:paraId="524EC606" w14:textId="77777777" w:rsidR="00AD4DEA" w:rsidRDefault="00AD4DEA" w:rsidP="00AD4DEA">
      <w:pPr>
        <w:rPr>
          <w:rFonts w:ascii="宋体" w:hAnsi="宋体"/>
          <w:color w:val="000000"/>
          <w:sz w:val="24"/>
        </w:rPr>
      </w:pPr>
    </w:p>
    <w:p w14:paraId="330FC04D" w14:textId="77777777" w:rsidR="00AD4DEA" w:rsidRDefault="00AD4DEA" w:rsidP="00AD4DEA">
      <w:pPr>
        <w:rPr>
          <w:rFonts w:ascii="宋体" w:hAnsi="宋体"/>
          <w:color w:val="000000"/>
          <w:sz w:val="24"/>
        </w:rPr>
      </w:pPr>
    </w:p>
    <w:p w14:paraId="7E5127EE" w14:textId="77777777" w:rsidR="00AD4DEA" w:rsidRDefault="00AD4DEA" w:rsidP="00AD4DEA">
      <w:pPr>
        <w:rPr>
          <w:rFonts w:ascii="宋体" w:hAnsi="宋体"/>
          <w:color w:val="000000"/>
          <w:sz w:val="24"/>
        </w:rPr>
      </w:pPr>
    </w:p>
    <w:p w14:paraId="644AFB3F" w14:textId="77777777" w:rsidR="00AD4DEA" w:rsidRDefault="00AD4DEA" w:rsidP="00AD4DEA">
      <w:pPr>
        <w:rPr>
          <w:rFonts w:ascii="宋体" w:hAnsi="宋体"/>
          <w:color w:val="000000"/>
          <w:sz w:val="24"/>
        </w:rPr>
      </w:pPr>
    </w:p>
    <w:p w14:paraId="7E71EB88" w14:textId="5AF3DE6A" w:rsidR="00AD4DEA" w:rsidRDefault="00AD4DEA" w:rsidP="00AD4DEA">
      <w:pPr>
        <w:rPr>
          <w:rFonts w:ascii="宋体" w:hAnsi="宋体"/>
          <w:color w:val="000000"/>
          <w:sz w:val="24"/>
        </w:rPr>
      </w:pPr>
      <w:r>
        <w:rPr>
          <w:rFonts w:ascii="宋体" w:hAnsi="宋体" w:hint="eastAsia"/>
          <w:color w:val="000000"/>
          <w:sz w:val="24"/>
        </w:rPr>
        <w:lastRenderedPageBreak/>
        <w:t>2</w:t>
      </w:r>
      <w:r w:rsidRPr="00F249DC">
        <w:rPr>
          <w:rFonts w:ascii="宋体" w:hAnsi="宋体" w:hint="eastAsia"/>
          <w:color w:val="000000"/>
          <w:sz w:val="24"/>
        </w:rPr>
        <w:t>、</w:t>
      </w:r>
      <w:r>
        <w:rPr>
          <w:rFonts w:ascii="宋体" w:hAnsi="宋体" w:hint="eastAsia"/>
          <w:color w:val="000000"/>
          <w:sz w:val="24"/>
        </w:rPr>
        <w:t>应用端数据库关系图</w:t>
      </w:r>
      <w:r>
        <w:rPr>
          <w:rFonts w:ascii="宋体" w:hAnsi="宋体"/>
          <w:color w:val="000000"/>
          <w:sz w:val="24"/>
        </w:rPr>
        <w:t>如</w:t>
      </w:r>
      <w:r>
        <w:rPr>
          <w:rFonts w:ascii="宋体" w:hAnsi="宋体" w:hint="eastAsia"/>
          <w:color w:val="000000"/>
          <w:sz w:val="24"/>
        </w:rPr>
        <w:t>图</w:t>
      </w:r>
      <w:r>
        <w:rPr>
          <w:rFonts w:ascii="宋体" w:hAnsi="宋体"/>
          <w:color w:val="000000"/>
          <w:sz w:val="24"/>
        </w:rPr>
        <w:t>3-</w:t>
      </w:r>
      <w:r>
        <w:rPr>
          <w:rFonts w:ascii="宋体" w:hAnsi="宋体" w:hint="eastAsia"/>
          <w:color w:val="000000"/>
          <w:sz w:val="24"/>
        </w:rPr>
        <w:t>4</w:t>
      </w:r>
      <w:r w:rsidRPr="00F30EE0">
        <w:rPr>
          <w:rFonts w:ascii="宋体" w:hAnsi="宋体"/>
          <w:color w:val="000000"/>
          <w:sz w:val="24"/>
        </w:rPr>
        <w:t>所示:</w:t>
      </w:r>
    </w:p>
    <w:p w14:paraId="3FF68D78" w14:textId="1D8CD779" w:rsidR="00AD4DEA" w:rsidRDefault="00AD4DEA" w:rsidP="00A62438">
      <w:pPr>
        <w:rPr>
          <w:rFonts w:ascii="宋体" w:hAnsi="宋体"/>
          <w:color w:val="000000"/>
          <w:sz w:val="24"/>
        </w:rPr>
      </w:pPr>
      <w:r>
        <w:rPr>
          <w:noProof/>
        </w:rPr>
        <w:drawing>
          <wp:inline distT="0" distB="0" distL="0" distR="0" wp14:anchorId="5DED60A2" wp14:editId="3CDF6DDC">
            <wp:extent cx="5579745" cy="5344678"/>
            <wp:effectExtent l="0" t="0" r="8255" b="0"/>
            <wp:docPr id="89" name="图片 89" descr="选区_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选区_0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5344678"/>
                    </a:xfrm>
                    <a:prstGeom prst="rect">
                      <a:avLst/>
                    </a:prstGeom>
                    <a:noFill/>
                    <a:ln>
                      <a:noFill/>
                    </a:ln>
                  </pic:spPr>
                </pic:pic>
              </a:graphicData>
            </a:graphic>
          </wp:inline>
        </w:drawing>
      </w:r>
    </w:p>
    <w:p w14:paraId="12B67557" w14:textId="2FF699E7" w:rsidR="00AD4DEA" w:rsidRPr="00F249DC" w:rsidRDefault="00AD4DEA" w:rsidP="00AD4DEA">
      <w:pPr>
        <w:pStyle w:val="p0"/>
        <w:spacing w:line="400" w:lineRule="exact"/>
        <w:jc w:val="center"/>
        <w:rPr>
          <w:b/>
          <w:color w:val="000000"/>
        </w:rPr>
      </w:pPr>
      <w:r w:rsidRPr="00F249DC">
        <w:rPr>
          <w:b/>
          <w:color w:val="000000"/>
        </w:rPr>
        <w:t>图</w:t>
      </w:r>
      <w:r w:rsidRPr="00F249DC">
        <w:rPr>
          <w:b/>
          <w:color w:val="000000"/>
        </w:rPr>
        <w:t>3-</w:t>
      </w:r>
      <w:r>
        <w:rPr>
          <w:rFonts w:hint="eastAsia"/>
          <w:b/>
          <w:color w:val="000000"/>
        </w:rPr>
        <w:t>4</w:t>
      </w:r>
      <w:r w:rsidRPr="00F249DC">
        <w:rPr>
          <w:rFonts w:hint="eastAsia"/>
          <w:b/>
          <w:color w:val="000000"/>
        </w:rPr>
        <w:t xml:space="preserve"> </w:t>
      </w:r>
      <w:r>
        <w:rPr>
          <w:rFonts w:hint="eastAsia"/>
          <w:b/>
          <w:color w:val="000000"/>
        </w:rPr>
        <w:t>应用端数据库关系图</w:t>
      </w:r>
    </w:p>
    <w:p w14:paraId="2FA3E946" w14:textId="77777777" w:rsidR="00AD4DEA" w:rsidRDefault="00AD4DEA" w:rsidP="00A62438">
      <w:pPr>
        <w:rPr>
          <w:rFonts w:ascii="宋体" w:hAnsi="宋体"/>
          <w:color w:val="000000"/>
          <w:sz w:val="24"/>
        </w:rPr>
      </w:pPr>
    </w:p>
    <w:p w14:paraId="17DC63AB" w14:textId="77777777" w:rsidR="006E0F42" w:rsidRDefault="006E0F42" w:rsidP="006E0F42">
      <w:pPr>
        <w:pStyle w:val="p0"/>
        <w:spacing w:line="400" w:lineRule="exact"/>
        <w:jc w:val="center"/>
        <w:rPr>
          <w:b/>
          <w:color w:val="000000"/>
        </w:rPr>
      </w:pPr>
    </w:p>
    <w:p w14:paraId="227AFD19" w14:textId="77777777" w:rsidR="00AD4DEA" w:rsidRDefault="00AD4DEA" w:rsidP="006E0F42">
      <w:pPr>
        <w:pStyle w:val="p0"/>
        <w:spacing w:line="400" w:lineRule="exact"/>
        <w:jc w:val="center"/>
        <w:rPr>
          <w:b/>
          <w:color w:val="000000"/>
        </w:rPr>
      </w:pPr>
    </w:p>
    <w:p w14:paraId="634C7B2D" w14:textId="77777777" w:rsidR="00AD4DEA" w:rsidRDefault="00AD4DEA" w:rsidP="006E0F42">
      <w:pPr>
        <w:pStyle w:val="p0"/>
        <w:spacing w:line="400" w:lineRule="exact"/>
        <w:jc w:val="center"/>
        <w:rPr>
          <w:b/>
          <w:color w:val="000000"/>
        </w:rPr>
      </w:pPr>
    </w:p>
    <w:p w14:paraId="081E580D" w14:textId="77777777" w:rsidR="00AD4DEA" w:rsidRDefault="00AD4DEA" w:rsidP="006E0F42">
      <w:pPr>
        <w:pStyle w:val="p0"/>
        <w:spacing w:line="400" w:lineRule="exact"/>
        <w:jc w:val="center"/>
        <w:rPr>
          <w:b/>
          <w:color w:val="000000"/>
        </w:rPr>
      </w:pPr>
    </w:p>
    <w:p w14:paraId="0F249104" w14:textId="77777777" w:rsidR="00AD4DEA" w:rsidRPr="00F249DC" w:rsidRDefault="00AD4DEA" w:rsidP="006E0F42">
      <w:pPr>
        <w:pStyle w:val="p0"/>
        <w:spacing w:line="400" w:lineRule="exact"/>
        <w:jc w:val="center"/>
        <w:rPr>
          <w:b/>
          <w:color w:val="000000"/>
        </w:rPr>
      </w:pPr>
    </w:p>
    <w:p w14:paraId="7CE8584E" w14:textId="410E06E9" w:rsidR="006E0F42" w:rsidRPr="00561D5E" w:rsidRDefault="00AD4DEA" w:rsidP="006E0F42">
      <w:pPr>
        <w:pStyle w:val="3"/>
        <w:spacing w:line="416" w:lineRule="auto"/>
        <w:rPr>
          <w:rFonts w:ascii="黑体" w:eastAsia="黑体" w:hAnsi="黑体"/>
          <w:b w:val="0"/>
          <w:color w:val="000000"/>
          <w:sz w:val="24"/>
          <w:szCs w:val="24"/>
        </w:rPr>
      </w:pPr>
      <w:bookmarkStart w:id="201" w:name="_Toc356381702"/>
      <w:bookmarkStart w:id="202" w:name="_Toc356990821"/>
      <w:bookmarkStart w:id="203" w:name="_Toc420932626"/>
      <w:bookmarkStart w:id="204" w:name="_Toc420933125"/>
      <w:r>
        <w:rPr>
          <w:rFonts w:ascii="黑体" w:eastAsia="黑体" w:hAnsi="黑体" w:hint="eastAsia"/>
          <w:b w:val="0"/>
          <w:color w:val="000000"/>
          <w:sz w:val="24"/>
          <w:szCs w:val="24"/>
        </w:rPr>
        <w:lastRenderedPageBreak/>
        <w:t>3.2.</w:t>
      </w:r>
      <w:commentRangeStart w:id="205"/>
      <w:r>
        <w:rPr>
          <w:rFonts w:ascii="黑体" w:eastAsia="黑体" w:hAnsi="黑体" w:hint="eastAsia"/>
          <w:b w:val="0"/>
          <w:color w:val="000000"/>
          <w:sz w:val="24"/>
          <w:szCs w:val="24"/>
        </w:rPr>
        <w:t>1</w:t>
      </w:r>
      <w:r w:rsidR="006E0F42" w:rsidRPr="00F249DC">
        <w:rPr>
          <w:rFonts w:ascii="黑体" w:eastAsia="黑体" w:hAnsi="黑体" w:hint="eastAsia"/>
          <w:b w:val="0"/>
          <w:color w:val="000000"/>
          <w:sz w:val="24"/>
          <w:szCs w:val="24"/>
        </w:rPr>
        <w:t xml:space="preserve">  数据项结构设计</w:t>
      </w:r>
      <w:bookmarkEnd w:id="201"/>
      <w:bookmarkEnd w:id="202"/>
      <w:bookmarkEnd w:id="203"/>
      <w:bookmarkEnd w:id="204"/>
      <w:commentRangeEnd w:id="205"/>
      <w:r w:rsidR="00001D04">
        <w:rPr>
          <w:rStyle w:val="a5"/>
          <w:rFonts w:asciiTheme="minorHAnsi" w:eastAsiaTheme="minorEastAsia" w:hAnsiTheme="minorHAnsi" w:cstheme="minorBidi"/>
          <w:b w:val="0"/>
          <w:bCs w:val="0"/>
        </w:rPr>
        <w:commentReference w:id="205"/>
      </w:r>
    </w:p>
    <w:p w14:paraId="7890A996" w14:textId="5DB990E1"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3-6</w:t>
      </w:r>
      <w:r w:rsidRPr="00F249DC">
        <w:rPr>
          <w:rFonts w:hint="eastAsia"/>
          <w:b/>
          <w:color w:val="000000"/>
        </w:rPr>
        <w:t xml:space="preserve"> </w:t>
      </w:r>
      <w:r w:rsidR="007B466C">
        <w:rPr>
          <w:rFonts w:hint="eastAsia"/>
          <w:b/>
          <w:color w:val="000000"/>
        </w:rPr>
        <w:t>采集端网卡信息</w:t>
      </w:r>
      <w:r w:rsidR="007B466C">
        <w:rPr>
          <w:b/>
          <w:color w:val="000000"/>
        </w:rPr>
        <w:t>(InterfaceIndo)</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BD3890C" w14:textId="77777777" w:rsidTr="007B466C">
        <w:trPr>
          <w:trHeight w:val="465"/>
        </w:trPr>
        <w:tc>
          <w:tcPr>
            <w:tcW w:w="1384" w:type="dxa"/>
            <w:shd w:val="clear" w:color="auto" w:fill="99CCFF"/>
            <w:vAlign w:val="center"/>
          </w:tcPr>
          <w:p w14:paraId="227BD23D" w14:textId="77777777" w:rsidR="007B466C" w:rsidRPr="00190C3F" w:rsidRDefault="007B466C" w:rsidP="007B466C">
            <w:pPr>
              <w:spacing w:line="360" w:lineRule="auto"/>
              <w:jc w:val="center"/>
              <w:rPr>
                <w:b/>
                <w:bCs/>
                <w:sz w:val="18"/>
                <w:szCs w:val="18"/>
              </w:rPr>
            </w:pPr>
            <w:bookmarkStart w:id="206" w:name="_Toc365971570"/>
            <w:bookmarkStart w:id="207" w:name="_Toc367120594"/>
            <w:bookmarkStart w:id="208" w:name="OLE_LINK135"/>
            <w:bookmarkStart w:id="209" w:name="OLE_LINK140"/>
            <w:r w:rsidRPr="00190C3F">
              <w:rPr>
                <w:rFonts w:cs="宋体" w:hint="eastAsia"/>
                <w:b/>
                <w:bCs/>
                <w:sz w:val="18"/>
                <w:szCs w:val="18"/>
              </w:rPr>
              <w:t>属性</w:t>
            </w:r>
          </w:p>
        </w:tc>
        <w:tc>
          <w:tcPr>
            <w:tcW w:w="1418" w:type="dxa"/>
            <w:shd w:val="clear" w:color="auto" w:fill="99CCFF"/>
            <w:vAlign w:val="center"/>
          </w:tcPr>
          <w:p w14:paraId="033D29E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C7C6DA9"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2C87CCD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0C9C91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8345CA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35B5BF1" w14:textId="77777777" w:rsidTr="007B466C">
        <w:trPr>
          <w:trHeight w:val="285"/>
        </w:trPr>
        <w:tc>
          <w:tcPr>
            <w:tcW w:w="1384" w:type="dxa"/>
            <w:vAlign w:val="center"/>
          </w:tcPr>
          <w:p w14:paraId="5D3D8067" w14:textId="77777777" w:rsidR="007B466C" w:rsidRPr="00190C3F" w:rsidRDefault="007B466C" w:rsidP="007B466C">
            <w:pPr>
              <w:spacing w:line="60" w:lineRule="auto"/>
              <w:jc w:val="center"/>
              <w:rPr>
                <w:sz w:val="18"/>
                <w:szCs w:val="18"/>
              </w:rPr>
            </w:pPr>
            <w:r>
              <w:rPr>
                <w:rFonts w:cs="宋体" w:hint="eastAsia"/>
                <w:sz w:val="18"/>
                <w:szCs w:val="18"/>
              </w:rPr>
              <w:t>网卡</w:t>
            </w:r>
            <w:r>
              <w:rPr>
                <w:rFonts w:cs="宋体" w:hint="eastAsia"/>
                <w:sz w:val="18"/>
                <w:szCs w:val="18"/>
              </w:rPr>
              <w:t>ID</w:t>
            </w:r>
          </w:p>
        </w:tc>
        <w:tc>
          <w:tcPr>
            <w:tcW w:w="1418" w:type="dxa"/>
            <w:vAlign w:val="center"/>
          </w:tcPr>
          <w:p w14:paraId="1B73D09A"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45166DF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InterfaceID</w:t>
            </w:r>
          </w:p>
        </w:tc>
        <w:tc>
          <w:tcPr>
            <w:tcW w:w="851" w:type="dxa"/>
            <w:vAlign w:val="center"/>
          </w:tcPr>
          <w:p w14:paraId="0885D4FC"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11486DC3"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22A79DBF"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40579675" w14:textId="77777777" w:rsidTr="007B466C">
        <w:trPr>
          <w:trHeight w:val="285"/>
        </w:trPr>
        <w:tc>
          <w:tcPr>
            <w:tcW w:w="1384" w:type="dxa"/>
            <w:vAlign w:val="center"/>
          </w:tcPr>
          <w:p w14:paraId="32E2DED4" w14:textId="77777777" w:rsidR="007B466C" w:rsidRDefault="007B466C" w:rsidP="007B466C">
            <w:pPr>
              <w:spacing w:line="60" w:lineRule="auto"/>
              <w:jc w:val="center"/>
              <w:rPr>
                <w:rFonts w:cs="宋体"/>
                <w:sz w:val="18"/>
                <w:szCs w:val="18"/>
              </w:rPr>
            </w:pPr>
            <w:r>
              <w:rPr>
                <w:rFonts w:cs="宋体" w:hint="eastAsia"/>
                <w:sz w:val="18"/>
                <w:szCs w:val="18"/>
              </w:rPr>
              <w:t>网卡编号</w:t>
            </w:r>
          </w:p>
        </w:tc>
        <w:tc>
          <w:tcPr>
            <w:tcW w:w="1418" w:type="dxa"/>
            <w:vAlign w:val="center"/>
          </w:tcPr>
          <w:p w14:paraId="448B4049" w14:textId="77777777" w:rsidR="007B466C"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D2DFF1F"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w:t>
            </w:r>
            <w:r>
              <w:rPr>
                <w:rFonts w:ascii="宋体" w:hAnsi="Courier New" w:cs="Courier New" w:hint="eastAsia"/>
                <w:sz w:val="18"/>
                <w:szCs w:val="18"/>
              </w:rPr>
              <w:t>Number</w:t>
            </w:r>
          </w:p>
        </w:tc>
        <w:tc>
          <w:tcPr>
            <w:tcW w:w="851" w:type="dxa"/>
            <w:vAlign w:val="center"/>
          </w:tcPr>
          <w:p w14:paraId="58A1107E"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36028F82" w14:textId="77777777" w:rsidR="007B466C" w:rsidRPr="00190C3F" w:rsidRDefault="007B466C" w:rsidP="007B466C">
            <w:pPr>
              <w:spacing w:line="60" w:lineRule="auto"/>
              <w:jc w:val="center"/>
              <w:rPr>
                <w:rFonts w:cs="宋体"/>
                <w:sz w:val="18"/>
                <w:szCs w:val="18"/>
              </w:rPr>
            </w:pPr>
          </w:p>
        </w:tc>
        <w:tc>
          <w:tcPr>
            <w:tcW w:w="2409" w:type="dxa"/>
            <w:vAlign w:val="center"/>
          </w:tcPr>
          <w:p w14:paraId="1B4850FC" w14:textId="77777777" w:rsidR="007B466C" w:rsidRDefault="007B466C" w:rsidP="007B466C">
            <w:pPr>
              <w:spacing w:line="60" w:lineRule="auto"/>
              <w:rPr>
                <w:sz w:val="18"/>
                <w:szCs w:val="18"/>
              </w:rPr>
            </w:pPr>
            <w:r>
              <w:rPr>
                <w:rFonts w:hint="eastAsia"/>
                <w:sz w:val="18"/>
                <w:szCs w:val="18"/>
              </w:rPr>
              <w:t>网卡编号</w:t>
            </w:r>
          </w:p>
        </w:tc>
      </w:tr>
      <w:tr w:rsidR="007B466C" w:rsidRPr="00190C3F" w14:paraId="0A07186E" w14:textId="77777777" w:rsidTr="007B466C">
        <w:trPr>
          <w:trHeight w:val="285"/>
        </w:trPr>
        <w:tc>
          <w:tcPr>
            <w:tcW w:w="1384" w:type="dxa"/>
            <w:vAlign w:val="center"/>
          </w:tcPr>
          <w:p w14:paraId="7B33E835" w14:textId="77777777" w:rsidR="007B466C" w:rsidRPr="00190C3F" w:rsidRDefault="007B466C" w:rsidP="007B466C">
            <w:pPr>
              <w:spacing w:line="60" w:lineRule="auto"/>
              <w:jc w:val="center"/>
              <w:rPr>
                <w:sz w:val="18"/>
                <w:szCs w:val="18"/>
              </w:rPr>
            </w:pPr>
            <w:r>
              <w:rPr>
                <w:rFonts w:hint="eastAsia"/>
                <w:sz w:val="18"/>
                <w:szCs w:val="18"/>
              </w:rPr>
              <w:t>网卡名称</w:t>
            </w:r>
          </w:p>
        </w:tc>
        <w:tc>
          <w:tcPr>
            <w:tcW w:w="1418" w:type="dxa"/>
            <w:vAlign w:val="center"/>
          </w:tcPr>
          <w:p w14:paraId="1160341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32BA1890"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InterfaceName</w:t>
            </w:r>
          </w:p>
        </w:tc>
        <w:tc>
          <w:tcPr>
            <w:tcW w:w="851" w:type="dxa"/>
            <w:vAlign w:val="center"/>
          </w:tcPr>
          <w:p w14:paraId="284D227B" w14:textId="77777777" w:rsidR="007B466C" w:rsidRPr="00190C3F" w:rsidRDefault="007B466C" w:rsidP="007B466C">
            <w:pPr>
              <w:spacing w:line="60" w:lineRule="auto"/>
              <w:jc w:val="center"/>
              <w:rPr>
                <w:sz w:val="18"/>
                <w:szCs w:val="18"/>
              </w:rPr>
            </w:pPr>
            <w:r w:rsidRPr="00190C3F">
              <w:rPr>
                <w:rFonts w:hint="eastAsia"/>
                <w:sz w:val="18"/>
                <w:szCs w:val="18"/>
              </w:rPr>
              <w:t>非空</w:t>
            </w:r>
          </w:p>
        </w:tc>
        <w:tc>
          <w:tcPr>
            <w:tcW w:w="709" w:type="dxa"/>
            <w:vAlign w:val="center"/>
          </w:tcPr>
          <w:p w14:paraId="32309E2E" w14:textId="77777777" w:rsidR="007B466C" w:rsidRPr="00190C3F" w:rsidRDefault="007B466C" w:rsidP="007B466C">
            <w:pPr>
              <w:spacing w:line="60" w:lineRule="auto"/>
              <w:jc w:val="center"/>
              <w:rPr>
                <w:sz w:val="18"/>
                <w:szCs w:val="18"/>
              </w:rPr>
            </w:pPr>
          </w:p>
        </w:tc>
        <w:tc>
          <w:tcPr>
            <w:tcW w:w="2409" w:type="dxa"/>
            <w:vAlign w:val="center"/>
          </w:tcPr>
          <w:p w14:paraId="0E3107DB" w14:textId="77777777" w:rsidR="007B466C" w:rsidRPr="00190C3F" w:rsidRDefault="007B466C" w:rsidP="007B466C">
            <w:pPr>
              <w:spacing w:line="60" w:lineRule="auto"/>
              <w:rPr>
                <w:sz w:val="18"/>
                <w:szCs w:val="18"/>
              </w:rPr>
            </w:pPr>
            <w:r>
              <w:rPr>
                <w:rFonts w:hint="eastAsia"/>
                <w:sz w:val="18"/>
                <w:szCs w:val="18"/>
              </w:rPr>
              <w:t>系统获取的网卡名称</w:t>
            </w:r>
          </w:p>
        </w:tc>
      </w:tr>
      <w:tr w:rsidR="007B466C" w:rsidRPr="00190C3F" w14:paraId="26D8AC46" w14:textId="77777777" w:rsidTr="007B466C">
        <w:trPr>
          <w:trHeight w:val="285"/>
        </w:trPr>
        <w:tc>
          <w:tcPr>
            <w:tcW w:w="1384" w:type="dxa"/>
            <w:vAlign w:val="center"/>
          </w:tcPr>
          <w:p w14:paraId="4D40EC75" w14:textId="77777777" w:rsidR="007B466C" w:rsidRPr="00190C3F" w:rsidRDefault="007B466C" w:rsidP="007B466C">
            <w:pPr>
              <w:spacing w:line="60" w:lineRule="auto"/>
              <w:jc w:val="center"/>
              <w:rPr>
                <w:sz w:val="18"/>
                <w:szCs w:val="18"/>
              </w:rPr>
            </w:pPr>
            <w:r>
              <w:rPr>
                <w:rFonts w:hint="eastAsia"/>
                <w:sz w:val="18"/>
                <w:szCs w:val="18"/>
              </w:rPr>
              <w:t>网卡状态</w:t>
            </w:r>
          </w:p>
        </w:tc>
        <w:tc>
          <w:tcPr>
            <w:tcW w:w="1418" w:type="dxa"/>
            <w:vAlign w:val="center"/>
          </w:tcPr>
          <w:p w14:paraId="4EBC1CB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1A5AA7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InterfaceState</w:t>
            </w:r>
          </w:p>
        </w:tc>
        <w:tc>
          <w:tcPr>
            <w:tcW w:w="851" w:type="dxa"/>
            <w:vAlign w:val="center"/>
          </w:tcPr>
          <w:p w14:paraId="6B8A3E5F" w14:textId="77777777" w:rsidR="007B466C" w:rsidRPr="00190C3F" w:rsidRDefault="007B466C" w:rsidP="007B466C">
            <w:pPr>
              <w:spacing w:line="60" w:lineRule="auto"/>
              <w:jc w:val="center"/>
              <w:rPr>
                <w:b/>
                <w:bCs/>
                <w:sz w:val="18"/>
                <w:szCs w:val="18"/>
              </w:rPr>
            </w:pPr>
          </w:p>
        </w:tc>
        <w:tc>
          <w:tcPr>
            <w:tcW w:w="709" w:type="dxa"/>
            <w:vAlign w:val="center"/>
          </w:tcPr>
          <w:p w14:paraId="3187AEDC" w14:textId="77777777" w:rsidR="007B466C" w:rsidRPr="00190C3F" w:rsidRDefault="007B466C" w:rsidP="007B466C">
            <w:pPr>
              <w:spacing w:line="60" w:lineRule="auto"/>
              <w:jc w:val="center"/>
              <w:rPr>
                <w:sz w:val="18"/>
                <w:szCs w:val="18"/>
              </w:rPr>
            </w:pPr>
          </w:p>
        </w:tc>
        <w:tc>
          <w:tcPr>
            <w:tcW w:w="2409" w:type="dxa"/>
            <w:vAlign w:val="center"/>
          </w:tcPr>
          <w:p w14:paraId="3D4BFA93" w14:textId="77777777" w:rsidR="007B466C" w:rsidRPr="00190C3F" w:rsidRDefault="007B466C" w:rsidP="007B466C">
            <w:pPr>
              <w:spacing w:line="60" w:lineRule="auto"/>
              <w:rPr>
                <w:sz w:val="18"/>
                <w:szCs w:val="18"/>
              </w:rPr>
            </w:pPr>
            <w:r>
              <w:rPr>
                <w:rFonts w:hint="eastAsia"/>
                <w:sz w:val="18"/>
                <w:szCs w:val="18"/>
              </w:rPr>
              <w:t>是否处于抓包状态</w:t>
            </w:r>
          </w:p>
        </w:tc>
      </w:tr>
      <w:tr w:rsidR="007B466C" w:rsidRPr="00190C3F" w14:paraId="31581184" w14:textId="77777777" w:rsidTr="007B466C">
        <w:trPr>
          <w:trHeight w:val="285"/>
        </w:trPr>
        <w:tc>
          <w:tcPr>
            <w:tcW w:w="1384" w:type="dxa"/>
            <w:vAlign w:val="center"/>
          </w:tcPr>
          <w:p w14:paraId="6155CF39"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3FB96B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5D208F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75AE58FF" w14:textId="77777777" w:rsidR="007B466C" w:rsidRPr="00190C3F" w:rsidRDefault="007B466C" w:rsidP="007B466C">
            <w:pPr>
              <w:spacing w:line="60" w:lineRule="auto"/>
              <w:jc w:val="center"/>
              <w:rPr>
                <w:sz w:val="18"/>
                <w:szCs w:val="18"/>
              </w:rPr>
            </w:pPr>
          </w:p>
        </w:tc>
        <w:tc>
          <w:tcPr>
            <w:tcW w:w="709" w:type="dxa"/>
            <w:vAlign w:val="center"/>
          </w:tcPr>
          <w:p w14:paraId="3C991F1B" w14:textId="77777777" w:rsidR="007B466C" w:rsidRPr="00190C3F" w:rsidRDefault="007B466C" w:rsidP="007B466C">
            <w:pPr>
              <w:spacing w:line="60" w:lineRule="auto"/>
              <w:jc w:val="center"/>
              <w:rPr>
                <w:sz w:val="18"/>
                <w:szCs w:val="18"/>
              </w:rPr>
            </w:pPr>
          </w:p>
        </w:tc>
        <w:tc>
          <w:tcPr>
            <w:tcW w:w="2409" w:type="dxa"/>
            <w:vAlign w:val="center"/>
          </w:tcPr>
          <w:p w14:paraId="594B1B0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A46059E" w14:textId="77777777" w:rsidTr="007B466C">
        <w:trPr>
          <w:trHeight w:val="285"/>
        </w:trPr>
        <w:tc>
          <w:tcPr>
            <w:tcW w:w="1384" w:type="dxa"/>
            <w:vAlign w:val="center"/>
          </w:tcPr>
          <w:p w14:paraId="1AA4BD1D"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CF7B1F0"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05722B1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7EAEDB7" w14:textId="77777777" w:rsidR="007B466C" w:rsidRPr="00190C3F" w:rsidRDefault="007B466C" w:rsidP="007B466C">
            <w:pPr>
              <w:spacing w:line="60" w:lineRule="auto"/>
              <w:jc w:val="center"/>
              <w:rPr>
                <w:sz w:val="18"/>
                <w:szCs w:val="18"/>
              </w:rPr>
            </w:pPr>
          </w:p>
        </w:tc>
        <w:tc>
          <w:tcPr>
            <w:tcW w:w="709" w:type="dxa"/>
            <w:vAlign w:val="center"/>
          </w:tcPr>
          <w:p w14:paraId="5AAE4458" w14:textId="77777777" w:rsidR="007B466C" w:rsidRPr="00190C3F" w:rsidRDefault="007B466C" w:rsidP="007B466C">
            <w:pPr>
              <w:spacing w:line="60" w:lineRule="auto"/>
              <w:jc w:val="center"/>
              <w:rPr>
                <w:sz w:val="18"/>
                <w:szCs w:val="18"/>
              </w:rPr>
            </w:pPr>
          </w:p>
        </w:tc>
        <w:tc>
          <w:tcPr>
            <w:tcW w:w="2409" w:type="dxa"/>
            <w:vAlign w:val="center"/>
          </w:tcPr>
          <w:p w14:paraId="6A80CD04"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8CA0491" w14:textId="77777777" w:rsidTr="007B466C">
        <w:trPr>
          <w:trHeight w:val="285"/>
        </w:trPr>
        <w:tc>
          <w:tcPr>
            <w:tcW w:w="1384" w:type="dxa"/>
            <w:vAlign w:val="center"/>
          </w:tcPr>
          <w:p w14:paraId="1B525F35"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21B41C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AB8559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7CB8BFA5" w14:textId="77777777" w:rsidR="007B466C" w:rsidRPr="00190C3F" w:rsidRDefault="007B466C" w:rsidP="007B466C">
            <w:pPr>
              <w:spacing w:line="60" w:lineRule="auto"/>
              <w:jc w:val="center"/>
              <w:rPr>
                <w:sz w:val="18"/>
                <w:szCs w:val="18"/>
              </w:rPr>
            </w:pPr>
          </w:p>
        </w:tc>
        <w:tc>
          <w:tcPr>
            <w:tcW w:w="709" w:type="dxa"/>
            <w:vAlign w:val="center"/>
          </w:tcPr>
          <w:p w14:paraId="569D20D0" w14:textId="77777777" w:rsidR="007B466C" w:rsidRPr="00190C3F" w:rsidRDefault="007B466C" w:rsidP="007B466C">
            <w:pPr>
              <w:spacing w:line="60" w:lineRule="auto"/>
              <w:jc w:val="center"/>
              <w:rPr>
                <w:sz w:val="18"/>
                <w:szCs w:val="18"/>
              </w:rPr>
            </w:pPr>
          </w:p>
        </w:tc>
        <w:tc>
          <w:tcPr>
            <w:tcW w:w="2409" w:type="dxa"/>
            <w:vAlign w:val="center"/>
          </w:tcPr>
          <w:p w14:paraId="6500BFC6" w14:textId="77777777" w:rsidR="007B466C" w:rsidRPr="00190C3F" w:rsidRDefault="007B466C" w:rsidP="007B466C">
            <w:pPr>
              <w:spacing w:line="60" w:lineRule="auto"/>
              <w:rPr>
                <w:sz w:val="18"/>
                <w:szCs w:val="18"/>
              </w:rPr>
            </w:pPr>
            <w:r>
              <w:rPr>
                <w:rFonts w:hint="eastAsia"/>
                <w:sz w:val="18"/>
                <w:szCs w:val="18"/>
              </w:rPr>
              <w:t>保留</w:t>
            </w:r>
          </w:p>
        </w:tc>
      </w:tr>
      <w:bookmarkEnd w:id="206"/>
      <w:bookmarkEnd w:id="207"/>
      <w:bookmarkEnd w:id="208"/>
      <w:bookmarkEnd w:id="209"/>
    </w:tbl>
    <w:p w14:paraId="6B1F152A" w14:textId="77777777" w:rsidR="007B466C" w:rsidRPr="00F249DC" w:rsidRDefault="007B466C" w:rsidP="006E0F42">
      <w:pPr>
        <w:pStyle w:val="p0"/>
        <w:spacing w:after="120" w:line="400" w:lineRule="exact"/>
        <w:jc w:val="center"/>
        <w:rPr>
          <w:b/>
          <w:color w:val="000000"/>
        </w:rPr>
      </w:pPr>
    </w:p>
    <w:p w14:paraId="2B9068C9" w14:textId="0E8256A2"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3-7</w:t>
      </w:r>
      <w:r w:rsidRPr="00F249DC">
        <w:rPr>
          <w:rFonts w:hint="eastAsia"/>
          <w:b/>
          <w:color w:val="000000"/>
        </w:rPr>
        <w:t xml:space="preserve"> </w:t>
      </w:r>
      <w:r w:rsidR="007B466C">
        <w:rPr>
          <w:rFonts w:hint="eastAsia"/>
          <w:b/>
          <w:color w:val="000000"/>
        </w:rPr>
        <w:t>采集端行政区域表</w:t>
      </w:r>
      <w:r w:rsidR="007B466C">
        <w:rPr>
          <w:b/>
          <w:color w:val="000000"/>
        </w:rPr>
        <w:t>(AdminArea)</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6EFAE8E9" w14:textId="77777777" w:rsidTr="007B466C">
        <w:trPr>
          <w:trHeight w:val="465"/>
        </w:trPr>
        <w:tc>
          <w:tcPr>
            <w:tcW w:w="1384" w:type="dxa"/>
            <w:shd w:val="clear" w:color="auto" w:fill="99CCFF"/>
            <w:vAlign w:val="center"/>
          </w:tcPr>
          <w:p w14:paraId="2576CC3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984ECA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B770BD2"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10D52A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727AE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84DE299"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45011163" w14:textId="77777777" w:rsidTr="007B466C">
        <w:trPr>
          <w:trHeight w:val="285"/>
        </w:trPr>
        <w:tc>
          <w:tcPr>
            <w:tcW w:w="1384" w:type="dxa"/>
            <w:vAlign w:val="center"/>
          </w:tcPr>
          <w:p w14:paraId="2AC630FA" w14:textId="77777777" w:rsidR="007B466C" w:rsidRPr="00190C3F" w:rsidRDefault="007B466C" w:rsidP="007B466C">
            <w:pPr>
              <w:jc w:val="center"/>
              <w:rPr>
                <w:sz w:val="18"/>
                <w:szCs w:val="18"/>
              </w:rPr>
            </w:pPr>
            <w:r>
              <w:rPr>
                <w:rFonts w:hint="eastAsia"/>
                <w:sz w:val="18"/>
                <w:szCs w:val="18"/>
              </w:rPr>
              <w:t>行政区域</w:t>
            </w:r>
            <w:r>
              <w:rPr>
                <w:rFonts w:hint="eastAsia"/>
                <w:sz w:val="18"/>
                <w:szCs w:val="18"/>
              </w:rPr>
              <w:t>ID</w:t>
            </w:r>
          </w:p>
        </w:tc>
        <w:tc>
          <w:tcPr>
            <w:tcW w:w="1418" w:type="dxa"/>
            <w:vAlign w:val="center"/>
          </w:tcPr>
          <w:p w14:paraId="1051A3E4"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70916BB" w14:textId="77777777" w:rsidR="007B466C" w:rsidRPr="00190C3F" w:rsidRDefault="007B466C" w:rsidP="007B466C">
            <w:pPr>
              <w:jc w:val="center"/>
              <w:rPr>
                <w:rFonts w:ascii="宋体" w:hAnsi="Courier New" w:cs="Courier New"/>
                <w:sz w:val="18"/>
                <w:szCs w:val="18"/>
              </w:rPr>
            </w:pPr>
            <w:r w:rsidRPr="00575B99">
              <w:rPr>
                <w:rFonts w:ascii="宋体" w:hAnsi="Courier New" w:cs="Courier New"/>
                <w:sz w:val="18"/>
                <w:szCs w:val="18"/>
              </w:rPr>
              <w:t>AreaID</w:t>
            </w:r>
          </w:p>
        </w:tc>
        <w:tc>
          <w:tcPr>
            <w:tcW w:w="851" w:type="dxa"/>
            <w:vAlign w:val="center"/>
          </w:tcPr>
          <w:p w14:paraId="22B9C08D"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4B1CB90A" w14:textId="77777777" w:rsidR="007B466C" w:rsidRPr="00190C3F" w:rsidRDefault="007B466C" w:rsidP="007B466C">
            <w:pPr>
              <w:jc w:val="center"/>
              <w:rPr>
                <w:sz w:val="18"/>
                <w:szCs w:val="18"/>
              </w:rPr>
            </w:pPr>
            <w:r w:rsidRPr="00190C3F">
              <w:rPr>
                <w:rFonts w:cs="宋体" w:hint="eastAsia"/>
                <w:sz w:val="18"/>
                <w:szCs w:val="18"/>
              </w:rPr>
              <w:t>主键</w:t>
            </w:r>
          </w:p>
        </w:tc>
        <w:tc>
          <w:tcPr>
            <w:tcW w:w="2409" w:type="dxa"/>
            <w:vAlign w:val="center"/>
          </w:tcPr>
          <w:p w14:paraId="27F389FA" w14:textId="77777777" w:rsidR="007B466C" w:rsidRPr="00190C3F" w:rsidRDefault="007B466C" w:rsidP="007B466C">
            <w:pPr>
              <w:rPr>
                <w:sz w:val="18"/>
                <w:szCs w:val="18"/>
              </w:rPr>
            </w:pPr>
            <w:r>
              <w:rPr>
                <w:rFonts w:hint="eastAsia"/>
                <w:sz w:val="18"/>
                <w:szCs w:val="18"/>
              </w:rPr>
              <w:t>自增主键</w:t>
            </w:r>
          </w:p>
        </w:tc>
      </w:tr>
      <w:tr w:rsidR="007B466C" w:rsidRPr="00190C3F" w14:paraId="07B89AA8" w14:textId="77777777" w:rsidTr="007B466C">
        <w:trPr>
          <w:trHeight w:val="285"/>
        </w:trPr>
        <w:tc>
          <w:tcPr>
            <w:tcW w:w="1384" w:type="dxa"/>
            <w:vAlign w:val="center"/>
          </w:tcPr>
          <w:p w14:paraId="5504ED70" w14:textId="77777777" w:rsidR="007B466C" w:rsidRPr="00190C3F" w:rsidRDefault="007B466C" w:rsidP="007B466C">
            <w:pPr>
              <w:jc w:val="center"/>
              <w:rPr>
                <w:sz w:val="18"/>
                <w:szCs w:val="18"/>
              </w:rPr>
            </w:pPr>
            <w:r>
              <w:rPr>
                <w:rFonts w:hint="eastAsia"/>
                <w:sz w:val="18"/>
                <w:szCs w:val="18"/>
              </w:rPr>
              <w:t>行政代码</w:t>
            </w:r>
          </w:p>
        </w:tc>
        <w:tc>
          <w:tcPr>
            <w:tcW w:w="1418" w:type="dxa"/>
            <w:vAlign w:val="center"/>
          </w:tcPr>
          <w:p w14:paraId="3915BFCC"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26BD459"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AreaCode</w:t>
            </w:r>
          </w:p>
        </w:tc>
        <w:tc>
          <w:tcPr>
            <w:tcW w:w="851" w:type="dxa"/>
          </w:tcPr>
          <w:p w14:paraId="4DBE08A3" w14:textId="77777777" w:rsidR="007B466C" w:rsidRDefault="007B466C" w:rsidP="007B466C">
            <w:pPr>
              <w:jc w:val="center"/>
            </w:pPr>
            <w:r w:rsidRPr="007B7D5D">
              <w:rPr>
                <w:rFonts w:cs="宋体" w:hint="eastAsia"/>
                <w:bCs/>
                <w:sz w:val="18"/>
                <w:szCs w:val="18"/>
              </w:rPr>
              <w:t>非空</w:t>
            </w:r>
          </w:p>
        </w:tc>
        <w:tc>
          <w:tcPr>
            <w:tcW w:w="709" w:type="dxa"/>
            <w:vAlign w:val="center"/>
          </w:tcPr>
          <w:p w14:paraId="0E5E38CC" w14:textId="77777777" w:rsidR="007B466C" w:rsidRPr="00190C3F" w:rsidRDefault="007B466C" w:rsidP="007B466C">
            <w:pPr>
              <w:jc w:val="center"/>
              <w:rPr>
                <w:sz w:val="18"/>
                <w:szCs w:val="18"/>
              </w:rPr>
            </w:pPr>
          </w:p>
        </w:tc>
        <w:tc>
          <w:tcPr>
            <w:tcW w:w="2409" w:type="dxa"/>
            <w:vAlign w:val="center"/>
          </w:tcPr>
          <w:p w14:paraId="4FB5ACF2" w14:textId="77777777" w:rsidR="007B466C" w:rsidRPr="00224F45" w:rsidRDefault="007B466C" w:rsidP="007B466C">
            <w:pPr>
              <w:jc w:val="left"/>
              <w:rPr>
                <w:rFonts w:cs="宋体"/>
                <w:sz w:val="18"/>
                <w:szCs w:val="18"/>
              </w:rPr>
            </w:pPr>
            <w:r>
              <w:rPr>
                <w:rFonts w:hint="eastAsia"/>
                <w:sz w:val="18"/>
                <w:szCs w:val="18"/>
              </w:rPr>
              <w:t>按照国家统计局编码</w:t>
            </w:r>
          </w:p>
        </w:tc>
      </w:tr>
      <w:tr w:rsidR="007B466C" w:rsidRPr="00190C3F" w14:paraId="41C37464" w14:textId="77777777" w:rsidTr="007B466C">
        <w:trPr>
          <w:trHeight w:val="285"/>
        </w:trPr>
        <w:tc>
          <w:tcPr>
            <w:tcW w:w="1384" w:type="dxa"/>
            <w:vAlign w:val="center"/>
          </w:tcPr>
          <w:p w14:paraId="5011D13C" w14:textId="77777777" w:rsidR="007B466C" w:rsidRPr="00190C3F" w:rsidRDefault="007B466C" w:rsidP="007B466C">
            <w:pPr>
              <w:jc w:val="center"/>
              <w:rPr>
                <w:sz w:val="18"/>
                <w:szCs w:val="18"/>
              </w:rPr>
            </w:pPr>
            <w:r>
              <w:rPr>
                <w:rFonts w:hint="eastAsia"/>
                <w:sz w:val="18"/>
                <w:szCs w:val="18"/>
              </w:rPr>
              <w:t>区县</w:t>
            </w:r>
          </w:p>
        </w:tc>
        <w:tc>
          <w:tcPr>
            <w:tcW w:w="1418" w:type="dxa"/>
            <w:vAlign w:val="center"/>
          </w:tcPr>
          <w:p w14:paraId="5694B919"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228DC6CE"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DistrictOrCounty</w:t>
            </w:r>
          </w:p>
        </w:tc>
        <w:tc>
          <w:tcPr>
            <w:tcW w:w="851" w:type="dxa"/>
          </w:tcPr>
          <w:p w14:paraId="341094B1" w14:textId="77777777" w:rsidR="007B466C" w:rsidRDefault="007B466C" w:rsidP="007B466C">
            <w:pPr>
              <w:jc w:val="center"/>
            </w:pPr>
            <w:r w:rsidRPr="007B7D5D">
              <w:rPr>
                <w:rFonts w:cs="宋体" w:hint="eastAsia"/>
                <w:bCs/>
                <w:sz w:val="18"/>
                <w:szCs w:val="18"/>
              </w:rPr>
              <w:t>非空</w:t>
            </w:r>
          </w:p>
        </w:tc>
        <w:tc>
          <w:tcPr>
            <w:tcW w:w="709" w:type="dxa"/>
            <w:vAlign w:val="center"/>
          </w:tcPr>
          <w:p w14:paraId="7B252B8E" w14:textId="77777777" w:rsidR="007B466C" w:rsidRPr="00190C3F" w:rsidRDefault="007B466C" w:rsidP="007B466C">
            <w:pPr>
              <w:jc w:val="center"/>
              <w:rPr>
                <w:sz w:val="18"/>
                <w:szCs w:val="18"/>
              </w:rPr>
            </w:pPr>
          </w:p>
        </w:tc>
        <w:tc>
          <w:tcPr>
            <w:tcW w:w="2409" w:type="dxa"/>
            <w:vAlign w:val="center"/>
          </w:tcPr>
          <w:p w14:paraId="5C04DDF2" w14:textId="77777777" w:rsidR="007B466C" w:rsidRPr="00190C3F" w:rsidRDefault="007B466C" w:rsidP="007B466C">
            <w:pPr>
              <w:rPr>
                <w:sz w:val="18"/>
                <w:szCs w:val="18"/>
              </w:rPr>
            </w:pPr>
            <w:r>
              <w:rPr>
                <w:rFonts w:hint="eastAsia"/>
                <w:sz w:val="18"/>
                <w:szCs w:val="18"/>
              </w:rPr>
              <w:t>区县名称</w:t>
            </w:r>
          </w:p>
        </w:tc>
      </w:tr>
      <w:tr w:rsidR="007B466C" w:rsidRPr="00190C3F" w14:paraId="26D9285D" w14:textId="77777777" w:rsidTr="007B466C">
        <w:trPr>
          <w:trHeight w:val="285"/>
        </w:trPr>
        <w:tc>
          <w:tcPr>
            <w:tcW w:w="1384" w:type="dxa"/>
            <w:vAlign w:val="center"/>
          </w:tcPr>
          <w:p w14:paraId="0254F440" w14:textId="77777777" w:rsidR="007B466C" w:rsidRPr="00190C3F" w:rsidRDefault="007B466C" w:rsidP="007B466C">
            <w:pPr>
              <w:jc w:val="center"/>
              <w:rPr>
                <w:sz w:val="18"/>
                <w:szCs w:val="18"/>
              </w:rPr>
            </w:pPr>
            <w:r>
              <w:rPr>
                <w:rFonts w:hint="eastAsia"/>
                <w:sz w:val="18"/>
                <w:szCs w:val="18"/>
              </w:rPr>
              <w:t>市</w:t>
            </w:r>
          </w:p>
        </w:tc>
        <w:tc>
          <w:tcPr>
            <w:tcW w:w="1418" w:type="dxa"/>
            <w:vAlign w:val="center"/>
          </w:tcPr>
          <w:p w14:paraId="102AFF83"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5C990A46"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City</w:t>
            </w:r>
          </w:p>
        </w:tc>
        <w:tc>
          <w:tcPr>
            <w:tcW w:w="851" w:type="dxa"/>
          </w:tcPr>
          <w:p w14:paraId="762C0D6C" w14:textId="77777777" w:rsidR="007B466C" w:rsidRDefault="007B466C" w:rsidP="007B466C">
            <w:pPr>
              <w:jc w:val="center"/>
            </w:pPr>
            <w:r w:rsidRPr="007B7D5D">
              <w:rPr>
                <w:rFonts w:cs="宋体" w:hint="eastAsia"/>
                <w:bCs/>
                <w:sz w:val="18"/>
                <w:szCs w:val="18"/>
              </w:rPr>
              <w:t>非空</w:t>
            </w:r>
          </w:p>
        </w:tc>
        <w:tc>
          <w:tcPr>
            <w:tcW w:w="709" w:type="dxa"/>
            <w:vAlign w:val="center"/>
          </w:tcPr>
          <w:p w14:paraId="130BDAF4" w14:textId="77777777" w:rsidR="007B466C" w:rsidRPr="00190C3F" w:rsidRDefault="007B466C" w:rsidP="007B466C">
            <w:pPr>
              <w:jc w:val="center"/>
              <w:rPr>
                <w:sz w:val="18"/>
                <w:szCs w:val="18"/>
              </w:rPr>
            </w:pPr>
          </w:p>
        </w:tc>
        <w:tc>
          <w:tcPr>
            <w:tcW w:w="2409" w:type="dxa"/>
            <w:vAlign w:val="center"/>
          </w:tcPr>
          <w:p w14:paraId="48DB79B6" w14:textId="77777777" w:rsidR="007B466C" w:rsidRPr="00190C3F" w:rsidRDefault="007B466C" w:rsidP="007B466C">
            <w:pPr>
              <w:rPr>
                <w:sz w:val="18"/>
                <w:szCs w:val="18"/>
              </w:rPr>
            </w:pPr>
            <w:r>
              <w:rPr>
                <w:rFonts w:hint="eastAsia"/>
                <w:sz w:val="18"/>
                <w:szCs w:val="18"/>
              </w:rPr>
              <w:t>市级名称</w:t>
            </w:r>
          </w:p>
        </w:tc>
      </w:tr>
      <w:tr w:rsidR="007B466C" w:rsidRPr="00190C3F" w14:paraId="2F955389" w14:textId="77777777" w:rsidTr="007B466C">
        <w:trPr>
          <w:trHeight w:val="285"/>
        </w:trPr>
        <w:tc>
          <w:tcPr>
            <w:tcW w:w="1384" w:type="dxa"/>
            <w:vAlign w:val="center"/>
          </w:tcPr>
          <w:p w14:paraId="73EE4B2D" w14:textId="77777777" w:rsidR="007B466C" w:rsidRDefault="007B466C" w:rsidP="007B466C">
            <w:pPr>
              <w:jc w:val="center"/>
              <w:rPr>
                <w:sz w:val="18"/>
                <w:szCs w:val="18"/>
              </w:rPr>
            </w:pPr>
            <w:r>
              <w:rPr>
                <w:rFonts w:hint="eastAsia"/>
                <w:sz w:val="18"/>
                <w:szCs w:val="18"/>
              </w:rPr>
              <w:t>省、直辖市</w:t>
            </w:r>
          </w:p>
        </w:tc>
        <w:tc>
          <w:tcPr>
            <w:tcW w:w="1418" w:type="dxa"/>
            <w:vAlign w:val="center"/>
          </w:tcPr>
          <w:p w14:paraId="17C703EC"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48EE30E7" w14:textId="77777777" w:rsidR="007B466C" w:rsidRPr="00FE126F" w:rsidRDefault="007B466C" w:rsidP="007B466C">
            <w:pPr>
              <w:jc w:val="center"/>
              <w:rPr>
                <w:rFonts w:ascii="宋体" w:hAnsi="Courier New" w:cs="Courier New"/>
                <w:sz w:val="18"/>
                <w:szCs w:val="18"/>
              </w:rPr>
            </w:pPr>
            <w:r w:rsidRPr="00FE126F">
              <w:rPr>
                <w:rFonts w:ascii="宋体" w:hAnsi="Courier New" w:cs="Courier New"/>
                <w:sz w:val="18"/>
                <w:szCs w:val="18"/>
              </w:rPr>
              <w:t>Province</w:t>
            </w:r>
          </w:p>
        </w:tc>
        <w:tc>
          <w:tcPr>
            <w:tcW w:w="851" w:type="dxa"/>
          </w:tcPr>
          <w:p w14:paraId="74D6E249" w14:textId="77777777" w:rsidR="007B466C" w:rsidRDefault="007B466C" w:rsidP="007B466C">
            <w:pPr>
              <w:jc w:val="center"/>
            </w:pPr>
            <w:r w:rsidRPr="007B7D5D">
              <w:rPr>
                <w:rFonts w:cs="宋体" w:hint="eastAsia"/>
                <w:bCs/>
                <w:sz w:val="18"/>
                <w:szCs w:val="18"/>
              </w:rPr>
              <w:t>非空</w:t>
            </w:r>
          </w:p>
        </w:tc>
        <w:tc>
          <w:tcPr>
            <w:tcW w:w="709" w:type="dxa"/>
            <w:vAlign w:val="center"/>
          </w:tcPr>
          <w:p w14:paraId="72B3F896" w14:textId="77777777" w:rsidR="007B466C" w:rsidRPr="00190C3F" w:rsidRDefault="007B466C" w:rsidP="007B466C">
            <w:pPr>
              <w:jc w:val="center"/>
              <w:rPr>
                <w:sz w:val="18"/>
                <w:szCs w:val="18"/>
              </w:rPr>
            </w:pPr>
          </w:p>
        </w:tc>
        <w:tc>
          <w:tcPr>
            <w:tcW w:w="2409" w:type="dxa"/>
            <w:vAlign w:val="center"/>
          </w:tcPr>
          <w:p w14:paraId="7D548C3F" w14:textId="77777777" w:rsidR="007B466C" w:rsidRDefault="007B466C" w:rsidP="007B466C">
            <w:pPr>
              <w:rPr>
                <w:sz w:val="18"/>
                <w:szCs w:val="18"/>
              </w:rPr>
            </w:pPr>
            <w:r>
              <w:rPr>
                <w:rFonts w:hint="eastAsia"/>
                <w:sz w:val="18"/>
                <w:szCs w:val="18"/>
              </w:rPr>
              <w:t>省、直辖市名称</w:t>
            </w:r>
          </w:p>
        </w:tc>
      </w:tr>
      <w:tr w:rsidR="007B466C" w:rsidRPr="00190C3F" w14:paraId="441EC109" w14:textId="77777777" w:rsidTr="007B466C">
        <w:trPr>
          <w:trHeight w:val="285"/>
        </w:trPr>
        <w:tc>
          <w:tcPr>
            <w:tcW w:w="1384" w:type="dxa"/>
            <w:vAlign w:val="center"/>
          </w:tcPr>
          <w:p w14:paraId="0EB271FC"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6ECB8166"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0301062"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1EF1297D" w14:textId="77777777" w:rsidR="007B466C" w:rsidRPr="00190C3F" w:rsidRDefault="007B466C" w:rsidP="007B466C">
            <w:pPr>
              <w:jc w:val="center"/>
              <w:rPr>
                <w:sz w:val="18"/>
                <w:szCs w:val="18"/>
              </w:rPr>
            </w:pPr>
          </w:p>
        </w:tc>
        <w:tc>
          <w:tcPr>
            <w:tcW w:w="709" w:type="dxa"/>
            <w:vAlign w:val="center"/>
          </w:tcPr>
          <w:p w14:paraId="24D1687E" w14:textId="77777777" w:rsidR="007B466C" w:rsidRPr="00190C3F" w:rsidRDefault="007B466C" w:rsidP="007B466C">
            <w:pPr>
              <w:jc w:val="center"/>
              <w:rPr>
                <w:sz w:val="18"/>
                <w:szCs w:val="18"/>
              </w:rPr>
            </w:pPr>
          </w:p>
        </w:tc>
        <w:tc>
          <w:tcPr>
            <w:tcW w:w="2409" w:type="dxa"/>
            <w:vAlign w:val="center"/>
          </w:tcPr>
          <w:p w14:paraId="10A27993" w14:textId="77777777" w:rsidR="007B466C" w:rsidRPr="00190C3F" w:rsidRDefault="007B466C" w:rsidP="007B466C">
            <w:pPr>
              <w:rPr>
                <w:sz w:val="18"/>
                <w:szCs w:val="18"/>
              </w:rPr>
            </w:pPr>
            <w:r>
              <w:rPr>
                <w:rFonts w:hint="eastAsia"/>
                <w:sz w:val="18"/>
                <w:szCs w:val="18"/>
              </w:rPr>
              <w:t>保留</w:t>
            </w:r>
          </w:p>
        </w:tc>
      </w:tr>
      <w:tr w:rsidR="007B466C" w:rsidRPr="00190C3F" w14:paraId="148267FF" w14:textId="77777777" w:rsidTr="007B466C">
        <w:trPr>
          <w:trHeight w:val="285"/>
        </w:trPr>
        <w:tc>
          <w:tcPr>
            <w:tcW w:w="1384" w:type="dxa"/>
            <w:vAlign w:val="center"/>
          </w:tcPr>
          <w:p w14:paraId="6AE05ECB"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3CA17A7F"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9E53195"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8ABD3A2" w14:textId="77777777" w:rsidR="007B466C" w:rsidRPr="00190C3F" w:rsidRDefault="007B466C" w:rsidP="007B466C">
            <w:pPr>
              <w:jc w:val="center"/>
              <w:rPr>
                <w:sz w:val="18"/>
                <w:szCs w:val="18"/>
              </w:rPr>
            </w:pPr>
          </w:p>
        </w:tc>
        <w:tc>
          <w:tcPr>
            <w:tcW w:w="709" w:type="dxa"/>
            <w:vAlign w:val="center"/>
          </w:tcPr>
          <w:p w14:paraId="42E2B1A9" w14:textId="77777777" w:rsidR="007B466C" w:rsidRPr="00190C3F" w:rsidRDefault="007B466C" w:rsidP="007B466C">
            <w:pPr>
              <w:jc w:val="center"/>
              <w:rPr>
                <w:sz w:val="18"/>
                <w:szCs w:val="18"/>
              </w:rPr>
            </w:pPr>
          </w:p>
        </w:tc>
        <w:tc>
          <w:tcPr>
            <w:tcW w:w="2409" w:type="dxa"/>
            <w:vAlign w:val="center"/>
          </w:tcPr>
          <w:p w14:paraId="0DC688FF" w14:textId="77777777" w:rsidR="007B466C" w:rsidRPr="00190C3F" w:rsidRDefault="007B466C" w:rsidP="007B466C">
            <w:pPr>
              <w:rPr>
                <w:sz w:val="18"/>
                <w:szCs w:val="18"/>
              </w:rPr>
            </w:pPr>
            <w:r>
              <w:rPr>
                <w:rFonts w:hint="eastAsia"/>
                <w:sz w:val="18"/>
                <w:szCs w:val="18"/>
              </w:rPr>
              <w:t>保留</w:t>
            </w:r>
          </w:p>
        </w:tc>
      </w:tr>
      <w:tr w:rsidR="007B466C" w:rsidRPr="00190C3F" w14:paraId="11591A56" w14:textId="77777777" w:rsidTr="007B466C">
        <w:trPr>
          <w:trHeight w:val="285"/>
        </w:trPr>
        <w:tc>
          <w:tcPr>
            <w:tcW w:w="1384" w:type="dxa"/>
            <w:vAlign w:val="center"/>
          </w:tcPr>
          <w:p w14:paraId="69DC4E71"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43BA36B8"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9D1F960"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758AB1E" w14:textId="77777777" w:rsidR="007B466C" w:rsidRPr="00190C3F" w:rsidRDefault="007B466C" w:rsidP="007B466C">
            <w:pPr>
              <w:jc w:val="center"/>
              <w:rPr>
                <w:sz w:val="18"/>
                <w:szCs w:val="18"/>
              </w:rPr>
            </w:pPr>
          </w:p>
        </w:tc>
        <w:tc>
          <w:tcPr>
            <w:tcW w:w="709" w:type="dxa"/>
            <w:vAlign w:val="center"/>
          </w:tcPr>
          <w:p w14:paraId="4FA99688" w14:textId="77777777" w:rsidR="007B466C" w:rsidRPr="00190C3F" w:rsidRDefault="007B466C" w:rsidP="007B466C">
            <w:pPr>
              <w:jc w:val="center"/>
              <w:rPr>
                <w:sz w:val="18"/>
                <w:szCs w:val="18"/>
              </w:rPr>
            </w:pPr>
          </w:p>
        </w:tc>
        <w:tc>
          <w:tcPr>
            <w:tcW w:w="2409" w:type="dxa"/>
            <w:vAlign w:val="center"/>
          </w:tcPr>
          <w:p w14:paraId="3800CA2E" w14:textId="77777777" w:rsidR="007B466C" w:rsidRPr="00190C3F" w:rsidRDefault="007B466C" w:rsidP="007B466C">
            <w:pPr>
              <w:rPr>
                <w:sz w:val="18"/>
                <w:szCs w:val="18"/>
              </w:rPr>
            </w:pPr>
            <w:r>
              <w:rPr>
                <w:rFonts w:hint="eastAsia"/>
                <w:sz w:val="18"/>
                <w:szCs w:val="18"/>
              </w:rPr>
              <w:t>保留</w:t>
            </w:r>
          </w:p>
        </w:tc>
      </w:tr>
    </w:tbl>
    <w:p w14:paraId="39424A9C" w14:textId="77777777" w:rsidR="007B466C" w:rsidRPr="00F249DC" w:rsidRDefault="007B466C" w:rsidP="006E0F42">
      <w:pPr>
        <w:pStyle w:val="p0"/>
        <w:spacing w:after="120" w:line="400" w:lineRule="exact"/>
        <w:jc w:val="center"/>
        <w:rPr>
          <w:b/>
          <w:color w:val="000000"/>
        </w:rPr>
      </w:pPr>
    </w:p>
    <w:p w14:paraId="01DD335E" w14:textId="7D29A028"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3-8</w:t>
      </w:r>
      <w:r w:rsidRPr="00F249DC">
        <w:rPr>
          <w:rFonts w:hint="eastAsia"/>
          <w:b/>
          <w:color w:val="000000"/>
        </w:rPr>
        <w:t xml:space="preserve"> </w:t>
      </w:r>
      <w:r w:rsidR="007B466C">
        <w:rPr>
          <w:rFonts w:hint="eastAsia"/>
          <w:b/>
          <w:color w:val="000000"/>
        </w:rPr>
        <w:t>采集端百度地图纠偏表</w:t>
      </w:r>
      <w:r w:rsidR="007B466C">
        <w:rPr>
          <w:b/>
          <w:color w:val="000000"/>
        </w:rPr>
        <w:t>(Offset)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2ACB023C" w14:textId="77777777" w:rsidTr="007B466C">
        <w:trPr>
          <w:trHeight w:val="465"/>
        </w:trPr>
        <w:tc>
          <w:tcPr>
            <w:tcW w:w="1384" w:type="dxa"/>
            <w:shd w:val="clear" w:color="auto" w:fill="99CCFF"/>
            <w:vAlign w:val="center"/>
          </w:tcPr>
          <w:p w14:paraId="4742766D"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BC61D0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A543875"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6C06D31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5CDC28F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51C53E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22B7FCF6" w14:textId="77777777" w:rsidTr="007B466C">
        <w:trPr>
          <w:trHeight w:val="285"/>
        </w:trPr>
        <w:tc>
          <w:tcPr>
            <w:tcW w:w="1384" w:type="dxa"/>
            <w:vAlign w:val="center"/>
          </w:tcPr>
          <w:p w14:paraId="4921784F" w14:textId="77777777" w:rsidR="007B466C" w:rsidRPr="00190C3F" w:rsidRDefault="007B466C" w:rsidP="007B466C">
            <w:pPr>
              <w:jc w:val="center"/>
              <w:rPr>
                <w:sz w:val="18"/>
                <w:szCs w:val="18"/>
              </w:rPr>
            </w:pPr>
            <w:r>
              <w:rPr>
                <w:rFonts w:hint="eastAsia"/>
                <w:sz w:val="18"/>
                <w:szCs w:val="18"/>
              </w:rPr>
              <w:t>区域经度</w:t>
            </w:r>
          </w:p>
        </w:tc>
        <w:tc>
          <w:tcPr>
            <w:tcW w:w="1418" w:type="dxa"/>
            <w:vAlign w:val="center"/>
          </w:tcPr>
          <w:p w14:paraId="2411579A"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485A6DCF"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lng</w:t>
            </w:r>
          </w:p>
        </w:tc>
        <w:tc>
          <w:tcPr>
            <w:tcW w:w="851" w:type="dxa"/>
            <w:vAlign w:val="center"/>
          </w:tcPr>
          <w:p w14:paraId="5033873F"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63D86F0D" w14:textId="77777777" w:rsidR="007B466C" w:rsidRPr="00190C3F" w:rsidRDefault="007B466C" w:rsidP="007B466C">
            <w:pPr>
              <w:jc w:val="center"/>
              <w:rPr>
                <w:sz w:val="18"/>
                <w:szCs w:val="18"/>
              </w:rPr>
            </w:pPr>
            <w:r>
              <w:rPr>
                <w:rFonts w:cs="宋体" w:hint="eastAsia"/>
                <w:sz w:val="18"/>
                <w:szCs w:val="18"/>
              </w:rPr>
              <w:t>复合主键</w:t>
            </w:r>
          </w:p>
        </w:tc>
        <w:tc>
          <w:tcPr>
            <w:tcW w:w="2409" w:type="dxa"/>
            <w:vAlign w:val="center"/>
          </w:tcPr>
          <w:p w14:paraId="01292689" w14:textId="77777777" w:rsidR="007B466C" w:rsidRPr="00190C3F" w:rsidRDefault="007B466C" w:rsidP="007B466C">
            <w:pPr>
              <w:rPr>
                <w:sz w:val="18"/>
                <w:szCs w:val="18"/>
              </w:rPr>
            </w:pPr>
            <w:r>
              <w:rPr>
                <w:rFonts w:hint="eastAsia"/>
                <w:sz w:val="18"/>
                <w:szCs w:val="18"/>
              </w:rPr>
              <w:t>经度</w:t>
            </w:r>
          </w:p>
        </w:tc>
      </w:tr>
      <w:tr w:rsidR="007B466C" w:rsidRPr="00190C3F" w14:paraId="494FDF6D" w14:textId="77777777" w:rsidTr="007B466C">
        <w:trPr>
          <w:trHeight w:val="285"/>
        </w:trPr>
        <w:tc>
          <w:tcPr>
            <w:tcW w:w="1384" w:type="dxa"/>
            <w:vAlign w:val="center"/>
          </w:tcPr>
          <w:p w14:paraId="07701CC6" w14:textId="77777777" w:rsidR="007B466C" w:rsidRPr="00190C3F" w:rsidRDefault="007B466C" w:rsidP="007B466C">
            <w:pPr>
              <w:jc w:val="center"/>
              <w:rPr>
                <w:sz w:val="18"/>
                <w:szCs w:val="18"/>
              </w:rPr>
            </w:pPr>
            <w:r>
              <w:rPr>
                <w:rFonts w:hint="eastAsia"/>
                <w:sz w:val="18"/>
                <w:szCs w:val="18"/>
              </w:rPr>
              <w:lastRenderedPageBreak/>
              <w:t>区域纬度</w:t>
            </w:r>
          </w:p>
        </w:tc>
        <w:tc>
          <w:tcPr>
            <w:tcW w:w="1418" w:type="dxa"/>
            <w:vAlign w:val="center"/>
          </w:tcPr>
          <w:p w14:paraId="730C87C5"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42C17CBA"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lat</w:t>
            </w:r>
          </w:p>
        </w:tc>
        <w:tc>
          <w:tcPr>
            <w:tcW w:w="851" w:type="dxa"/>
          </w:tcPr>
          <w:p w14:paraId="13DAB9E0" w14:textId="77777777" w:rsidR="007B466C" w:rsidRDefault="007B466C" w:rsidP="007B466C">
            <w:pPr>
              <w:jc w:val="center"/>
            </w:pPr>
            <w:r w:rsidRPr="007B7D5D">
              <w:rPr>
                <w:rFonts w:cs="宋体" w:hint="eastAsia"/>
                <w:bCs/>
                <w:sz w:val="18"/>
                <w:szCs w:val="18"/>
              </w:rPr>
              <w:t>非空</w:t>
            </w:r>
          </w:p>
        </w:tc>
        <w:tc>
          <w:tcPr>
            <w:tcW w:w="709" w:type="dxa"/>
            <w:vAlign w:val="center"/>
          </w:tcPr>
          <w:p w14:paraId="491972BB" w14:textId="77777777" w:rsidR="007B466C" w:rsidRPr="00190C3F" w:rsidRDefault="007B466C" w:rsidP="007B466C">
            <w:pPr>
              <w:jc w:val="center"/>
              <w:rPr>
                <w:sz w:val="18"/>
                <w:szCs w:val="18"/>
              </w:rPr>
            </w:pPr>
            <w:r>
              <w:rPr>
                <w:rFonts w:cs="宋体" w:hint="eastAsia"/>
                <w:sz w:val="18"/>
                <w:szCs w:val="18"/>
              </w:rPr>
              <w:t>复合主键</w:t>
            </w:r>
          </w:p>
        </w:tc>
        <w:tc>
          <w:tcPr>
            <w:tcW w:w="2409" w:type="dxa"/>
            <w:vAlign w:val="center"/>
          </w:tcPr>
          <w:p w14:paraId="70535E27" w14:textId="77777777" w:rsidR="007B466C" w:rsidRPr="00224F45" w:rsidRDefault="007B466C" w:rsidP="007B466C">
            <w:pPr>
              <w:jc w:val="left"/>
              <w:rPr>
                <w:rFonts w:cs="宋体"/>
                <w:sz w:val="18"/>
                <w:szCs w:val="18"/>
              </w:rPr>
            </w:pPr>
            <w:r>
              <w:rPr>
                <w:rFonts w:hint="eastAsia"/>
                <w:sz w:val="18"/>
                <w:szCs w:val="18"/>
              </w:rPr>
              <w:t>维度</w:t>
            </w:r>
          </w:p>
        </w:tc>
      </w:tr>
      <w:tr w:rsidR="007B466C" w:rsidRPr="00190C3F" w14:paraId="40418583" w14:textId="77777777" w:rsidTr="007B466C">
        <w:trPr>
          <w:trHeight w:val="285"/>
        </w:trPr>
        <w:tc>
          <w:tcPr>
            <w:tcW w:w="1384" w:type="dxa"/>
            <w:vAlign w:val="center"/>
          </w:tcPr>
          <w:p w14:paraId="183B29BF" w14:textId="77777777" w:rsidR="007B466C" w:rsidRPr="00190C3F" w:rsidRDefault="007B466C" w:rsidP="007B466C">
            <w:pPr>
              <w:jc w:val="center"/>
              <w:rPr>
                <w:sz w:val="18"/>
                <w:szCs w:val="18"/>
              </w:rPr>
            </w:pPr>
            <w:r>
              <w:rPr>
                <w:rFonts w:hint="eastAsia"/>
                <w:sz w:val="18"/>
                <w:szCs w:val="18"/>
              </w:rPr>
              <w:t>偏移类型</w:t>
            </w:r>
          </w:p>
        </w:tc>
        <w:tc>
          <w:tcPr>
            <w:tcW w:w="1418" w:type="dxa"/>
            <w:vAlign w:val="center"/>
          </w:tcPr>
          <w:p w14:paraId="30BD535D"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tinyint</w:t>
            </w:r>
          </w:p>
        </w:tc>
        <w:tc>
          <w:tcPr>
            <w:tcW w:w="1842" w:type="dxa"/>
            <w:vAlign w:val="center"/>
          </w:tcPr>
          <w:p w14:paraId="6A33DB7E"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typeno</w:t>
            </w:r>
          </w:p>
        </w:tc>
        <w:tc>
          <w:tcPr>
            <w:tcW w:w="851" w:type="dxa"/>
          </w:tcPr>
          <w:p w14:paraId="62786044" w14:textId="77777777" w:rsidR="007B466C" w:rsidRDefault="007B466C" w:rsidP="007B466C">
            <w:pPr>
              <w:jc w:val="center"/>
            </w:pPr>
            <w:r w:rsidRPr="007B7D5D">
              <w:rPr>
                <w:rFonts w:cs="宋体" w:hint="eastAsia"/>
                <w:bCs/>
                <w:sz w:val="18"/>
                <w:szCs w:val="18"/>
              </w:rPr>
              <w:t>非空</w:t>
            </w:r>
          </w:p>
        </w:tc>
        <w:tc>
          <w:tcPr>
            <w:tcW w:w="709" w:type="dxa"/>
            <w:vAlign w:val="center"/>
          </w:tcPr>
          <w:p w14:paraId="3F11F555" w14:textId="77777777" w:rsidR="007B466C" w:rsidRPr="00190C3F" w:rsidRDefault="007B466C" w:rsidP="007B466C">
            <w:pPr>
              <w:jc w:val="center"/>
              <w:rPr>
                <w:sz w:val="18"/>
                <w:szCs w:val="18"/>
              </w:rPr>
            </w:pPr>
            <w:r>
              <w:rPr>
                <w:rFonts w:cs="宋体" w:hint="eastAsia"/>
                <w:sz w:val="18"/>
                <w:szCs w:val="18"/>
              </w:rPr>
              <w:t>复合主键</w:t>
            </w:r>
          </w:p>
        </w:tc>
        <w:tc>
          <w:tcPr>
            <w:tcW w:w="2409" w:type="dxa"/>
            <w:vAlign w:val="center"/>
          </w:tcPr>
          <w:p w14:paraId="2EFD958C" w14:textId="77777777" w:rsidR="007B466C" w:rsidRDefault="007B466C" w:rsidP="007B466C">
            <w:pPr>
              <w:rPr>
                <w:sz w:val="18"/>
                <w:szCs w:val="18"/>
              </w:rPr>
            </w:pPr>
            <w:r>
              <w:rPr>
                <w:rFonts w:hint="eastAsia"/>
                <w:sz w:val="18"/>
                <w:szCs w:val="18"/>
              </w:rPr>
              <w:t>1</w:t>
            </w:r>
            <w:r>
              <w:rPr>
                <w:rFonts w:hint="eastAsia"/>
                <w:sz w:val="18"/>
                <w:szCs w:val="18"/>
              </w:rPr>
              <w:t>：原始</w:t>
            </w:r>
            <w:r>
              <w:rPr>
                <w:rFonts w:hint="eastAsia"/>
                <w:sz w:val="18"/>
                <w:szCs w:val="18"/>
              </w:rPr>
              <w:t>GPS</w:t>
            </w:r>
            <w:r>
              <w:rPr>
                <w:rFonts w:hint="eastAsia"/>
                <w:sz w:val="18"/>
                <w:szCs w:val="18"/>
              </w:rPr>
              <w:t>到百度地图偏移</w:t>
            </w:r>
          </w:p>
          <w:p w14:paraId="515EE344" w14:textId="77777777" w:rsidR="007B466C" w:rsidRPr="00190C3F" w:rsidRDefault="007B466C" w:rsidP="007B466C">
            <w:pPr>
              <w:rPr>
                <w:sz w:val="18"/>
                <w:szCs w:val="18"/>
              </w:rPr>
            </w:pPr>
            <w:r>
              <w:rPr>
                <w:rFonts w:hint="eastAsia"/>
                <w:sz w:val="18"/>
                <w:szCs w:val="18"/>
              </w:rPr>
              <w:t>3</w:t>
            </w:r>
            <w:r>
              <w:rPr>
                <w:rFonts w:hint="eastAsia"/>
                <w:sz w:val="18"/>
                <w:szCs w:val="18"/>
              </w:rPr>
              <w:t>：</w:t>
            </w:r>
            <w:r>
              <w:rPr>
                <w:rFonts w:hint="eastAsia"/>
                <w:sz w:val="18"/>
                <w:szCs w:val="18"/>
              </w:rPr>
              <w:t>Google</w:t>
            </w:r>
            <w:r>
              <w:rPr>
                <w:rFonts w:hint="eastAsia"/>
                <w:sz w:val="18"/>
                <w:szCs w:val="18"/>
              </w:rPr>
              <w:t>等地图到百度地图偏移</w:t>
            </w:r>
          </w:p>
        </w:tc>
      </w:tr>
      <w:tr w:rsidR="007B466C" w:rsidRPr="00190C3F" w14:paraId="69087FBB" w14:textId="77777777" w:rsidTr="007B466C">
        <w:trPr>
          <w:trHeight w:val="285"/>
        </w:trPr>
        <w:tc>
          <w:tcPr>
            <w:tcW w:w="1384" w:type="dxa"/>
            <w:vAlign w:val="center"/>
          </w:tcPr>
          <w:p w14:paraId="2CABDC51" w14:textId="77777777" w:rsidR="007B466C" w:rsidRPr="00190C3F" w:rsidRDefault="007B466C" w:rsidP="007B466C">
            <w:pPr>
              <w:jc w:val="center"/>
              <w:rPr>
                <w:sz w:val="18"/>
                <w:szCs w:val="18"/>
              </w:rPr>
            </w:pPr>
            <w:r>
              <w:rPr>
                <w:rFonts w:hint="eastAsia"/>
                <w:sz w:val="18"/>
                <w:szCs w:val="18"/>
              </w:rPr>
              <w:t>经度偏移</w:t>
            </w:r>
          </w:p>
        </w:tc>
        <w:tc>
          <w:tcPr>
            <w:tcW w:w="1418" w:type="dxa"/>
            <w:vAlign w:val="center"/>
          </w:tcPr>
          <w:p w14:paraId="582FCE37"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smallint</w:t>
            </w:r>
          </w:p>
        </w:tc>
        <w:tc>
          <w:tcPr>
            <w:tcW w:w="1842" w:type="dxa"/>
            <w:vAlign w:val="center"/>
          </w:tcPr>
          <w:p w14:paraId="3D06F610"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LngOffset</w:t>
            </w:r>
          </w:p>
        </w:tc>
        <w:tc>
          <w:tcPr>
            <w:tcW w:w="851" w:type="dxa"/>
          </w:tcPr>
          <w:p w14:paraId="4F1A94BC" w14:textId="77777777" w:rsidR="007B466C" w:rsidRDefault="007B466C" w:rsidP="007B466C">
            <w:pPr>
              <w:jc w:val="center"/>
            </w:pPr>
            <w:r w:rsidRPr="007B7D5D">
              <w:rPr>
                <w:rFonts w:cs="宋体" w:hint="eastAsia"/>
                <w:bCs/>
                <w:sz w:val="18"/>
                <w:szCs w:val="18"/>
              </w:rPr>
              <w:t>非空</w:t>
            </w:r>
          </w:p>
        </w:tc>
        <w:tc>
          <w:tcPr>
            <w:tcW w:w="709" w:type="dxa"/>
            <w:vAlign w:val="center"/>
          </w:tcPr>
          <w:p w14:paraId="49C8D0BB" w14:textId="77777777" w:rsidR="007B466C" w:rsidRPr="00190C3F" w:rsidRDefault="007B466C" w:rsidP="007B466C">
            <w:pPr>
              <w:jc w:val="center"/>
              <w:rPr>
                <w:sz w:val="18"/>
                <w:szCs w:val="18"/>
              </w:rPr>
            </w:pPr>
          </w:p>
        </w:tc>
        <w:tc>
          <w:tcPr>
            <w:tcW w:w="2409" w:type="dxa"/>
            <w:vAlign w:val="center"/>
          </w:tcPr>
          <w:p w14:paraId="37FC6702" w14:textId="77777777" w:rsidR="007B466C" w:rsidRPr="00190C3F" w:rsidRDefault="007B466C" w:rsidP="007B466C">
            <w:pPr>
              <w:jc w:val="left"/>
              <w:rPr>
                <w:sz w:val="18"/>
                <w:szCs w:val="18"/>
              </w:rPr>
            </w:pPr>
            <w:r>
              <w:rPr>
                <w:rFonts w:hint="eastAsia"/>
                <w:sz w:val="18"/>
                <w:szCs w:val="18"/>
              </w:rPr>
              <w:t>经度偏移</w:t>
            </w:r>
          </w:p>
        </w:tc>
      </w:tr>
      <w:tr w:rsidR="007B466C" w:rsidRPr="00190C3F" w14:paraId="557D199A" w14:textId="77777777" w:rsidTr="007B466C">
        <w:trPr>
          <w:trHeight w:val="285"/>
        </w:trPr>
        <w:tc>
          <w:tcPr>
            <w:tcW w:w="1384" w:type="dxa"/>
            <w:vAlign w:val="center"/>
          </w:tcPr>
          <w:p w14:paraId="06191822" w14:textId="77777777" w:rsidR="007B466C" w:rsidRDefault="007B466C" w:rsidP="007B466C">
            <w:pPr>
              <w:jc w:val="center"/>
              <w:rPr>
                <w:sz w:val="18"/>
                <w:szCs w:val="18"/>
              </w:rPr>
            </w:pPr>
            <w:r>
              <w:rPr>
                <w:rFonts w:hint="eastAsia"/>
                <w:sz w:val="18"/>
                <w:szCs w:val="18"/>
              </w:rPr>
              <w:t>纬度偏移</w:t>
            </w:r>
          </w:p>
        </w:tc>
        <w:tc>
          <w:tcPr>
            <w:tcW w:w="1418" w:type="dxa"/>
            <w:vAlign w:val="center"/>
          </w:tcPr>
          <w:p w14:paraId="0BBF72BF"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smallint</w:t>
            </w:r>
          </w:p>
        </w:tc>
        <w:tc>
          <w:tcPr>
            <w:tcW w:w="1842" w:type="dxa"/>
            <w:vAlign w:val="center"/>
          </w:tcPr>
          <w:p w14:paraId="4AA1CB2C" w14:textId="77777777" w:rsidR="007B466C" w:rsidRPr="00FE126F" w:rsidRDefault="007B466C" w:rsidP="007B466C">
            <w:pPr>
              <w:jc w:val="center"/>
              <w:rPr>
                <w:rFonts w:ascii="宋体" w:hAnsi="Courier New" w:cs="Courier New"/>
                <w:sz w:val="18"/>
                <w:szCs w:val="18"/>
              </w:rPr>
            </w:pPr>
            <w:r>
              <w:rPr>
                <w:rFonts w:ascii="宋体" w:hAnsi="Courier New" w:cs="Courier New" w:hint="eastAsia"/>
                <w:sz w:val="18"/>
                <w:szCs w:val="18"/>
              </w:rPr>
              <w:t>LatOffset</w:t>
            </w:r>
          </w:p>
        </w:tc>
        <w:tc>
          <w:tcPr>
            <w:tcW w:w="851" w:type="dxa"/>
          </w:tcPr>
          <w:p w14:paraId="3BFC4342" w14:textId="77777777" w:rsidR="007B466C" w:rsidRDefault="007B466C" w:rsidP="007B466C">
            <w:pPr>
              <w:jc w:val="center"/>
            </w:pPr>
            <w:r w:rsidRPr="007B7D5D">
              <w:rPr>
                <w:rFonts w:cs="宋体" w:hint="eastAsia"/>
                <w:bCs/>
                <w:sz w:val="18"/>
                <w:szCs w:val="18"/>
              </w:rPr>
              <w:t>非空</w:t>
            </w:r>
          </w:p>
        </w:tc>
        <w:tc>
          <w:tcPr>
            <w:tcW w:w="709" w:type="dxa"/>
            <w:vAlign w:val="center"/>
          </w:tcPr>
          <w:p w14:paraId="57AD0082" w14:textId="77777777" w:rsidR="007B466C" w:rsidRPr="00190C3F" w:rsidRDefault="007B466C" w:rsidP="007B466C">
            <w:pPr>
              <w:jc w:val="center"/>
              <w:rPr>
                <w:sz w:val="18"/>
                <w:szCs w:val="18"/>
              </w:rPr>
            </w:pPr>
          </w:p>
        </w:tc>
        <w:tc>
          <w:tcPr>
            <w:tcW w:w="2409" w:type="dxa"/>
            <w:vAlign w:val="center"/>
          </w:tcPr>
          <w:p w14:paraId="22F96AA6" w14:textId="77777777" w:rsidR="007B466C" w:rsidRDefault="007B466C" w:rsidP="007B466C">
            <w:pPr>
              <w:jc w:val="left"/>
              <w:rPr>
                <w:sz w:val="18"/>
                <w:szCs w:val="18"/>
              </w:rPr>
            </w:pPr>
            <w:r>
              <w:rPr>
                <w:rFonts w:hint="eastAsia"/>
                <w:sz w:val="18"/>
                <w:szCs w:val="18"/>
              </w:rPr>
              <w:t>纬度偏移</w:t>
            </w:r>
          </w:p>
        </w:tc>
      </w:tr>
    </w:tbl>
    <w:p w14:paraId="6441B17A" w14:textId="77777777" w:rsidR="007B466C" w:rsidRPr="00F249DC" w:rsidRDefault="007B466C" w:rsidP="006E0F42">
      <w:pPr>
        <w:pStyle w:val="p0"/>
        <w:spacing w:after="120" w:line="400" w:lineRule="exact"/>
        <w:jc w:val="center"/>
        <w:rPr>
          <w:b/>
          <w:color w:val="000000"/>
        </w:rPr>
      </w:pPr>
    </w:p>
    <w:p w14:paraId="48AEA31A" w14:textId="66EF3C12"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3-9</w:t>
      </w:r>
      <w:r w:rsidRPr="00F249DC">
        <w:rPr>
          <w:rFonts w:hint="eastAsia"/>
          <w:b/>
          <w:color w:val="000000"/>
        </w:rPr>
        <w:t xml:space="preserve"> </w:t>
      </w:r>
      <w:r w:rsidR="007B466C">
        <w:rPr>
          <w:rFonts w:hint="eastAsia"/>
          <w:b/>
          <w:color w:val="000000"/>
        </w:rPr>
        <w:t>采集端地理位置信息表</w:t>
      </w:r>
      <w:r w:rsidR="007B466C">
        <w:rPr>
          <w:b/>
          <w:color w:val="000000"/>
        </w:rPr>
        <w:t>(Location)</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E468B6D" w14:textId="77777777" w:rsidTr="007B466C">
        <w:trPr>
          <w:trHeight w:val="465"/>
        </w:trPr>
        <w:tc>
          <w:tcPr>
            <w:tcW w:w="1384" w:type="dxa"/>
            <w:shd w:val="clear" w:color="auto" w:fill="99CCFF"/>
            <w:vAlign w:val="center"/>
          </w:tcPr>
          <w:p w14:paraId="58EF6B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3EB6D2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29C836CF"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0EB669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61CA61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2BFC048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BACF4B4" w14:textId="77777777" w:rsidTr="007B466C">
        <w:trPr>
          <w:trHeight w:val="285"/>
        </w:trPr>
        <w:tc>
          <w:tcPr>
            <w:tcW w:w="1384" w:type="dxa"/>
            <w:vAlign w:val="center"/>
          </w:tcPr>
          <w:p w14:paraId="735FD360"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3E3CF09A"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42E71EFC"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LocationID</w:t>
            </w:r>
          </w:p>
        </w:tc>
        <w:tc>
          <w:tcPr>
            <w:tcW w:w="851" w:type="dxa"/>
            <w:vAlign w:val="center"/>
          </w:tcPr>
          <w:p w14:paraId="379C779F"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8A5F2F2"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6165DBC5"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681CFB5E" w14:textId="77777777" w:rsidTr="007B466C">
        <w:trPr>
          <w:trHeight w:val="285"/>
        </w:trPr>
        <w:tc>
          <w:tcPr>
            <w:tcW w:w="1384" w:type="dxa"/>
            <w:vAlign w:val="center"/>
          </w:tcPr>
          <w:p w14:paraId="55345297"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号码</w:t>
            </w:r>
          </w:p>
        </w:tc>
        <w:tc>
          <w:tcPr>
            <w:tcW w:w="1418" w:type="dxa"/>
            <w:vAlign w:val="center"/>
          </w:tcPr>
          <w:p w14:paraId="53514358"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F9174A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p>
        </w:tc>
        <w:tc>
          <w:tcPr>
            <w:tcW w:w="851" w:type="dxa"/>
            <w:vAlign w:val="center"/>
          </w:tcPr>
          <w:p w14:paraId="3A35749A" w14:textId="77777777" w:rsidR="007B466C" w:rsidRPr="00190C3F" w:rsidRDefault="007B466C" w:rsidP="007B466C">
            <w:pPr>
              <w:spacing w:line="60" w:lineRule="auto"/>
              <w:jc w:val="center"/>
              <w:rPr>
                <w:sz w:val="18"/>
                <w:szCs w:val="18"/>
              </w:rPr>
            </w:pPr>
          </w:p>
        </w:tc>
        <w:tc>
          <w:tcPr>
            <w:tcW w:w="709" w:type="dxa"/>
            <w:vAlign w:val="center"/>
          </w:tcPr>
          <w:p w14:paraId="2FC6FF81" w14:textId="77777777" w:rsidR="007B466C" w:rsidRPr="00190C3F" w:rsidRDefault="007B466C" w:rsidP="007B466C">
            <w:pPr>
              <w:spacing w:line="60" w:lineRule="auto"/>
              <w:jc w:val="center"/>
              <w:rPr>
                <w:sz w:val="18"/>
                <w:szCs w:val="18"/>
              </w:rPr>
            </w:pPr>
          </w:p>
        </w:tc>
        <w:tc>
          <w:tcPr>
            <w:tcW w:w="2409" w:type="dxa"/>
            <w:vAlign w:val="center"/>
          </w:tcPr>
          <w:p w14:paraId="0044BD40" w14:textId="77777777" w:rsidR="007B466C" w:rsidRPr="00190C3F" w:rsidRDefault="007B466C" w:rsidP="007B466C">
            <w:pPr>
              <w:spacing w:line="60" w:lineRule="auto"/>
              <w:rPr>
                <w:sz w:val="18"/>
                <w:szCs w:val="18"/>
              </w:rPr>
            </w:pPr>
          </w:p>
        </w:tc>
      </w:tr>
      <w:tr w:rsidR="007B466C" w:rsidRPr="00190C3F" w14:paraId="2F77A5DC" w14:textId="77777777" w:rsidTr="007B466C">
        <w:trPr>
          <w:trHeight w:val="285"/>
        </w:trPr>
        <w:tc>
          <w:tcPr>
            <w:tcW w:w="1384" w:type="dxa"/>
            <w:vAlign w:val="center"/>
          </w:tcPr>
          <w:p w14:paraId="3AE42B0E"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号码</w:t>
            </w:r>
          </w:p>
        </w:tc>
        <w:tc>
          <w:tcPr>
            <w:tcW w:w="1418" w:type="dxa"/>
            <w:vAlign w:val="center"/>
          </w:tcPr>
          <w:p w14:paraId="5E547B25"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A052A1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p>
        </w:tc>
        <w:tc>
          <w:tcPr>
            <w:tcW w:w="851" w:type="dxa"/>
            <w:vAlign w:val="center"/>
          </w:tcPr>
          <w:p w14:paraId="632C5A31" w14:textId="77777777" w:rsidR="007B466C" w:rsidRPr="00190C3F" w:rsidRDefault="007B466C" w:rsidP="007B466C">
            <w:pPr>
              <w:spacing w:line="60" w:lineRule="auto"/>
              <w:jc w:val="center"/>
              <w:rPr>
                <w:b/>
                <w:bCs/>
                <w:sz w:val="18"/>
                <w:szCs w:val="18"/>
              </w:rPr>
            </w:pPr>
          </w:p>
        </w:tc>
        <w:tc>
          <w:tcPr>
            <w:tcW w:w="709" w:type="dxa"/>
            <w:vAlign w:val="center"/>
          </w:tcPr>
          <w:p w14:paraId="378CFF97" w14:textId="77777777" w:rsidR="007B466C" w:rsidRPr="00190C3F" w:rsidRDefault="007B466C" w:rsidP="007B466C">
            <w:pPr>
              <w:spacing w:line="60" w:lineRule="auto"/>
              <w:jc w:val="center"/>
              <w:rPr>
                <w:sz w:val="18"/>
                <w:szCs w:val="18"/>
              </w:rPr>
            </w:pPr>
          </w:p>
        </w:tc>
        <w:tc>
          <w:tcPr>
            <w:tcW w:w="2409" w:type="dxa"/>
            <w:vAlign w:val="center"/>
          </w:tcPr>
          <w:p w14:paraId="37360C03" w14:textId="77777777" w:rsidR="007B466C" w:rsidRPr="00190C3F" w:rsidRDefault="007B466C" w:rsidP="007B466C">
            <w:pPr>
              <w:spacing w:line="60" w:lineRule="auto"/>
              <w:rPr>
                <w:sz w:val="18"/>
                <w:szCs w:val="18"/>
              </w:rPr>
            </w:pPr>
          </w:p>
        </w:tc>
      </w:tr>
      <w:tr w:rsidR="007B466C" w:rsidRPr="00190C3F" w14:paraId="6B52DBC2" w14:textId="77777777" w:rsidTr="007B466C">
        <w:trPr>
          <w:trHeight w:val="285"/>
        </w:trPr>
        <w:tc>
          <w:tcPr>
            <w:tcW w:w="1384" w:type="dxa"/>
            <w:vAlign w:val="center"/>
          </w:tcPr>
          <w:p w14:paraId="1C22A970"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78CAF03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1C6E9FF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5AFA7CF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56984A0C" w14:textId="77777777" w:rsidR="007B466C" w:rsidRPr="00190C3F" w:rsidRDefault="007B466C" w:rsidP="007B466C">
            <w:pPr>
              <w:spacing w:line="60" w:lineRule="auto"/>
              <w:jc w:val="center"/>
              <w:rPr>
                <w:sz w:val="18"/>
                <w:szCs w:val="18"/>
              </w:rPr>
            </w:pPr>
          </w:p>
        </w:tc>
        <w:tc>
          <w:tcPr>
            <w:tcW w:w="2409" w:type="dxa"/>
            <w:vAlign w:val="center"/>
          </w:tcPr>
          <w:p w14:paraId="2B5D8B0C"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3EAC1949"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10CF4739" w14:textId="77777777" w:rsidTr="007B466C">
        <w:trPr>
          <w:trHeight w:val="285"/>
        </w:trPr>
        <w:tc>
          <w:tcPr>
            <w:tcW w:w="1384" w:type="dxa"/>
            <w:vAlign w:val="center"/>
          </w:tcPr>
          <w:p w14:paraId="64C5A44D" w14:textId="77777777" w:rsidR="007B466C" w:rsidRPr="00190C3F" w:rsidRDefault="007B466C" w:rsidP="007B466C">
            <w:pPr>
              <w:spacing w:line="60" w:lineRule="auto"/>
              <w:jc w:val="center"/>
              <w:rPr>
                <w:sz w:val="18"/>
                <w:szCs w:val="18"/>
              </w:rPr>
            </w:pPr>
            <w:r>
              <w:rPr>
                <w:rFonts w:hint="eastAsia"/>
                <w:sz w:val="18"/>
                <w:szCs w:val="18"/>
              </w:rPr>
              <w:t>经度</w:t>
            </w:r>
          </w:p>
        </w:tc>
        <w:tc>
          <w:tcPr>
            <w:tcW w:w="1418" w:type="dxa"/>
            <w:vAlign w:val="center"/>
          </w:tcPr>
          <w:p w14:paraId="0D3CFD8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7D62E67"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6EBF1EE0"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5106226" w14:textId="77777777" w:rsidR="007B466C" w:rsidRPr="00190C3F" w:rsidRDefault="007B466C" w:rsidP="007B466C">
            <w:pPr>
              <w:spacing w:line="60" w:lineRule="auto"/>
              <w:jc w:val="center"/>
              <w:rPr>
                <w:sz w:val="18"/>
                <w:szCs w:val="18"/>
              </w:rPr>
            </w:pPr>
          </w:p>
        </w:tc>
        <w:tc>
          <w:tcPr>
            <w:tcW w:w="2409" w:type="dxa"/>
            <w:vAlign w:val="center"/>
          </w:tcPr>
          <w:p w14:paraId="50921F80" w14:textId="77777777" w:rsidR="007B466C" w:rsidRPr="00190C3F" w:rsidRDefault="007B466C" w:rsidP="007B466C">
            <w:pPr>
              <w:spacing w:line="60" w:lineRule="auto"/>
              <w:rPr>
                <w:sz w:val="18"/>
                <w:szCs w:val="18"/>
              </w:rPr>
            </w:pPr>
          </w:p>
        </w:tc>
      </w:tr>
      <w:tr w:rsidR="007B466C" w:rsidRPr="00190C3F" w14:paraId="3A94BC83" w14:textId="77777777" w:rsidTr="007B466C">
        <w:trPr>
          <w:trHeight w:val="285"/>
        </w:trPr>
        <w:tc>
          <w:tcPr>
            <w:tcW w:w="1384" w:type="dxa"/>
            <w:vAlign w:val="center"/>
          </w:tcPr>
          <w:p w14:paraId="7AEC0163"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4AFE2F3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465714D"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12B84C2D"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34F0C7A" w14:textId="77777777" w:rsidR="007B466C" w:rsidRPr="00190C3F" w:rsidRDefault="007B466C" w:rsidP="007B466C">
            <w:pPr>
              <w:spacing w:line="60" w:lineRule="auto"/>
              <w:jc w:val="center"/>
              <w:rPr>
                <w:sz w:val="18"/>
                <w:szCs w:val="18"/>
              </w:rPr>
            </w:pPr>
          </w:p>
        </w:tc>
        <w:tc>
          <w:tcPr>
            <w:tcW w:w="2409" w:type="dxa"/>
            <w:vAlign w:val="center"/>
          </w:tcPr>
          <w:p w14:paraId="4A9E6BA7" w14:textId="77777777" w:rsidR="007B466C" w:rsidRPr="00190C3F" w:rsidRDefault="007B466C" w:rsidP="007B466C">
            <w:pPr>
              <w:spacing w:line="60" w:lineRule="auto"/>
              <w:rPr>
                <w:sz w:val="18"/>
                <w:szCs w:val="18"/>
              </w:rPr>
            </w:pPr>
          </w:p>
        </w:tc>
      </w:tr>
      <w:tr w:rsidR="007B466C" w:rsidRPr="00190C3F" w14:paraId="44371CE7" w14:textId="77777777" w:rsidTr="007B466C">
        <w:trPr>
          <w:trHeight w:val="285"/>
        </w:trPr>
        <w:tc>
          <w:tcPr>
            <w:tcW w:w="1384" w:type="dxa"/>
            <w:vAlign w:val="center"/>
          </w:tcPr>
          <w:p w14:paraId="7710B512"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56FF585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1CEC011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4F32EF2"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05CADFE" w14:textId="77777777" w:rsidR="007B466C" w:rsidRPr="00190C3F" w:rsidRDefault="007B466C" w:rsidP="007B466C">
            <w:pPr>
              <w:spacing w:line="60" w:lineRule="auto"/>
              <w:jc w:val="center"/>
              <w:rPr>
                <w:sz w:val="18"/>
                <w:szCs w:val="18"/>
              </w:rPr>
            </w:pPr>
          </w:p>
        </w:tc>
        <w:tc>
          <w:tcPr>
            <w:tcW w:w="2409" w:type="dxa"/>
            <w:vAlign w:val="center"/>
          </w:tcPr>
          <w:p w14:paraId="1E8BA5F8"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设备获取的角度坐标</w:t>
            </w:r>
            <w:r w:rsidRPr="007A47FA">
              <w:rPr>
                <w:rFonts w:ascii="Times New Roman" w:hAnsi="Times New Roman" w:cs="Times New Roman" w:hint="eastAsia"/>
                <w:kern w:val="2"/>
                <w:sz w:val="18"/>
                <w:szCs w:val="18"/>
              </w:rPr>
              <w:t>;</w:t>
            </w:r>
          </w:p>
          <w:p w14:paraId="6E6AD383"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1341402E"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t>amap</w:t>
            </w:r>
            <w:r w:rsidRPr="007A47FA">
              <w:rPr>
                <w:rFonts w:ascii="Times New Roman" w:hAnsi="Times New Roman" w:cs="Times New Roman" w:hint="eastAsia"/>
                <w:kern w:val="2"/>
                <w:sz w:val="18"/>
                <w:szCs w:val="18"/>
              </w:rPr>
              <w:t>地图所用坐标</w:t>
            </w:r>
          </w:p>
          <w:p w14:paraId="4947D44A"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63A801D5"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5</w:t>
            </w:r>
            <w:r w:rsidRPr="007A47FA">
              <w:rPr>
                <w:rFonts w:ascii="Times New Roman" w:hAnsi="Times New Roman" w:cs="Times New Roman" w:hint="eastAsia"/>
                <w:kern w:val="2"/>
                <w:sz w:val="18"/>
                <w:szCs w:val="18"/>
              </w:rPr>
              <w:t>：百度地图采用的经纬度坐</w:t>
            </w:r>
            <w:r w:rsidRPr="007A47FA">
              <w:rPr>
                <w:rFonts w:ascii="Times New Roman" w:hAnsi="Times New Roman" w:cs="Times New Roman" w:hint="eastAsia"/>
                <w:kern w:val="2"/>
                <w:sz w:val="18"/>
                <w:szCs w:val="18"/>
              </w:rPr>
              <w:lastRenderedPageBreak/>
              <w:t>标</w:t>
            </w:r>
          </w:p>
          <w:p w14:paraId="3F5B383F"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2989A9FF"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214B5EB3" w14:textId="77777777" w:rsidR="007B466C"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637CC24E" w14:textId="77777777" w:rsidR="007B466C" w:rsidRPr="00190C3F" w:rsidRDefault="007B466C" w:rsidP="007B466C">
            <w:pPr>
              <w:pStyle w:val="aff"/>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44EAB3A9" w14:textId="77777777" w:rsidTr="007B466C">
        <w:trPr>
          <w:trHeight w:val="285"/>
        </w:trPr>
        <w:tc>
          <w:tcPr>
            <w:tcW w:w="1384" w:type="dxa"/>
            <w:vAlign w:val="center"/>
          </w:tcPr>
          <w:p w14:paraId="115C9958" w14:textId="77777777" w:rsidR="007B466C" w:rsidRPr="00190C3F" w:rsidRDefault="007B466C" w:rsidP="007B466C">
            <w:pPr>
              <w:spacing w:line="60" w:lineRule="auto"/>
              <w:jc w:val="center"/>
              <w:rPr>
                <w:sz w:val="18"/>
                <w:szCs w:val="18"/>
              </w:rPr>
            </w:pPr>
            <w:r>
              <w:rPr>
                <w:rFonts w:hint="eastAsia"/>
                <w:sz w:val="18"/>
                <w:szCs w:val="18"/>
              </w:rPr>
              <w:lastRenderedPageBreak/>
              <w:t>转换标志</w:t>
            </w:r>
          </w:p>
        </w:tc>
        <w:tc>
          <w:tcPr>
            <w:tcW w:w="1418" w:type="dxa"/>
            <w:vAlign w:val="center"/>
          </w:tcPr>
          <w:p w14:paraId="28738D20"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73F9DB64"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53627234"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2C41DDF" w14:textId="77777777" w:rsidR="007B466C" w:rsidRPr="00190C3F" w:rsidRDefault="007B466C" w:rsidP="007B466C">
            <w:pPr>
              <w:spacing w:line="60" w:lineRule="auto"/>
              <w:jc w:val="center"/>
              <w:rPr>
                <w:sz w:val="18"/>
                <w:szCs w:val="18"/>
              </w:rPr>
            </w:pPr>
          </w:p>
        </w:tc>
        <w:tc>
          <w:tcPr>
            <w:tcW w:w="2409" w:type="dxa"/>
            <w:vAlign w:val="center"/>
          </w:tcPr>
          <w:p w14:paraId="38BA937B" w14:textId="77777777" w:rsidR="007B466C" w:rsidRDefault="007B466C" w:rsidP="007B466C">
            <w:pPr>
              <w:spacing w:line="60" w:lineRule="auto"/>
              <w:rPr>
                <w:sz w:val="18"/>
                <w:szCs w:val="18"/>
              </w:rPr>
            </w:pPr>
            <w:r>
              <w:rPr>
                <w:rFonts w:hint="eastAsia"/>
                <w:sz w:val="18"/>
                <w:szCs w:val="18"/>
              </w:rPr>
              <w:t>是否已经转换成百度经纬度</w:t>
            </w:r>
          </w:p>
          <w:p w14:paraId="68B8BA9D"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11DBFD38"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3F8DFB33"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5175FD07" w14:textId="77777777" w:rsidTr="007B466C">
        <w:trPr>
          <w:trHeight w:val="285"/>
        </w:trPr>
        <w:tc>
          <w:tcPr>
            <w:tcW w:w="1384" w:type="dxa"/>
            <w:vAlign w:val="center"/>
          </w:tcPr>
          <w:p w14:paraId="7AFB35F4"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1251D07F"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7B85F8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2736354F" w14:textId="77777777" w:rsidR="007B466C" w:rsidRPr="00190C3F" w:rsidRDefault="007B466C" w:rsidP="007B466C">
            <w:pPr>
              <w:spacing w:line="60" w:lineRule="auto"/>
              <w:jc w:val="center"/>
              <w:rPr>
                <w:b/>
                <w:bCs/>
                <w:sz w:val="18"/>
                <w:szCs w:val="18"/>
              </w:rPr>
            </w:pPr>
          </w:p>
        </w:tc>
        <w:tc>
          <w:tcPr>
            <w:tcW w:w="709" w:type="dxa"/>
            <w:vAlign w:val="center"/>
          </w:tcPr>
          <w:p w14:paraId="65A7DB0F" w14:textId="77777777" w:rsidR="007B466C" w:rsidRPr="00190C3F" w:rsidRDefault="007B466C" w:rsidP="007B466C">
            <w:pPr>
              <w:spacing w:line="60" w:lineRule="auto"/>
              <w:jc w:val="center"/>
              <w:rPr>
                <w:sz w:val="18"/>
                <w:szCs w:val="18"/>
              </w:rPr>
            </w:pPr>
          </w:p>
        </w:tc>
        <w:tc>
          <w:tcPr>
            <w:tcW w:w="2409" w:type="dxa"/>
            <w:vAlign w:val="center"/>
          </w:tcPr>
          <w:p w14:paraId="738BB399" w14:textId="77777777" w:rsidR="007B466C" w:rsidRPr="00190C3F" w:rsidRDefault="007B466C" w:rsidP="007B466C">
            <w:pPr>
              <w:spacing w:line="60" w:lineRule="auto"/>
              <w:rPr>
                <w:sz w:val="18"/>
                <w:szCs w:val="18"/>
              </w:rPr>
            </w:pPr>
          </w:p>
        </w:tc>
      </w:tr>
      <w:tr w:rsidR="007B466C" w:rsidRPr="00190C3F" w14:paraId="40785697" w14:textId="77777777" w:rsidTr="007B466C">
        <w:trPr>
          <w:trHeight w:val="285"/>
        </w:trPr>
        <w:tc>
          <w:tcPr>
            <w:tcW w:w="1384" w:type="dxa"/>
            <w:vAlign w:val="center"/>
          </w:tcPr>
          <w:p w14:paraId="3678C68B"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5265838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B73EBB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4926E096" w14:textId="77777777" w:rsidR="007B466C" w:rsidRPr="00190C3F" w:rsidRDefault="007B466C" w:rsidP="007B466C">
            <w:pPr>
              <w:spacing w:line="60" w:lineRule="auto"/>
              <w:jc w:val="center"/>
              <w:rPr>
                <w:b/>
                <w:bCs/>
                <w:sz w:val="18"/>
                <w:szCs w:val="18"/>
              </w:rPr>
            </w:pPr>
          </w:p>
        </w:tc>
        <w:tc>
          <w:tcPr>
            <w:tcW w:w="709" w:type="dxa"/>
            <w:vAlign w:val="center"/>
          </w:tcPr>
          <w:p w14:paraId="7382C629" w14:textId="77777777" w:rsidR="007B466C" w:rsidRPr="00190C3F" w:rsidRDefault="007B466C" w:rsidP="007B466C">
            <w:pPr>
              <w:spacing w:line="60" w:lineRule="auto"/>
              <w:jc w:val="center"/>
              <w:rPr>
                <w:sz w:val="18"/>
                <w:szCs w:val="18"/>
              </w:rPr>
            </w:pPr>
          </w:p>
        </w:tc>
        <w:tc>
          <w:tcPr>
            <w:tcW w:w="2409" w:type="dxa"/>
            <w:vAlign w:val="center"/>
          </w:tcPr>
          <w:p w14:paraId="7AF913C5" w14:textId="77777777" w:rsidR="007B466C" w:rsidRPr="00190C3F" w:rsidRDefault="007B466C" w:rsidP="007B466C">
            <w:pPr>
              <w:spacing w:line="60" w:lineRule="auto"/>
              <w:rPr>
                <w:sz w:val="18"/>
                <w:szCs w:val="18"/>
              </w:rPr>
            </w:pPr>
          </w:p>
        </w:tc>
      </w:tr>
      <w:tr w:rsidR="007B466C" w:rsidRPr="00190C3F" w14:paraId="6DD6CA7B" w14:textId="77777777" w:rsidTr="007B466C">
        <w:trPr>
          <w:trHeight w:val="285"/>
        </w:trPr>
        <w:tc>
          <w:tcPr>
            <w:tcW w:w="1384" w:type="dxa"/>
            <w:vAlign w:val="center"/>
          </w:tcPr>
          <w:p w14:paraId="639EB997"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5B42D4C8"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DE9F152"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02DBA984" w14:textId="77777777" w:rsidR="007B466C" w:rsidRPr="00190C3F" w:rsidRDefault="007B466C" w:rsidP="007B466C">
            <w:pPr>
              <w:spacing w:line="60" w:lineRule="auto"/>
              <w:jc w:val="center"/>
              <w:rPr>
                <w:b/>
                <w:bCs/>
                <w:sz w:val="18"/>
                <w:szCs w:val="18"/>
              </w:rPr>
            </w:pPr>
          </w:p>
        </w:tc>
        <w:tc>
          <w:tcPr>
            <w:tcW w:w="709" w:type="dxa"/>
            <w:vAlign w:val="center"/>
          </w:tcPr>
          <w:p w14:paraId="4002CE72" w14:textId="77777777" w:rsidR="007B466C" w:rsidRPr="00190C3F" w:rsidRDefault="007B466C" w:rsidP="007B466C">
            <w:pPr>
              <w:spacing w:line="60" w:lineRule="auto"/>
              <w:jc w:val="center"/>
              <w:rPr>
                <w:sz w:val="18"/>
                <w:szCs w:val="18"/>
              </w:rPr>
            </w:pPr>
          </w:p>
        </w:tc>
        <w:tc>
          <w:tcPr>
            <w:tcW w:w="2409" w:type="dxa"/>
            <w:vAlign w:val="center"/>
          </w:tcPr>
          <w:p w14:paraId="46B6CCAC"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4824360D" w14:textId="77777777" w:rsidTr="007B466C">
        <w:trPr>
          <w:trHeight w:val="285"/>
        </w:trPr>
        <w:tc>
          <w:tcPr>
            <w:tcW w:w="1384" w:type="dxa"/>
            <w:vAlign w:val="center"/>
          </w:tcPr>
          <w:p w14:paraId="6422D561"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2760DE74"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4A42D76A"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014EDE18" w14:textId="77777777" w:rsidR="007B466C" w:rsidRPr="00190C3F" w:rsidRDefault="007B466C" w:rsidP="007B466C">
            <w:pPr>
              <w:spacing w:line="60" w:lineRule="auto"/>
              <w:jc w:val="center"/>
              <w:rPr>
                <w:b/>
                <w:bCs/>
                <w:sz w:val="18"/>
                <w:szCs w:val="18"/>
              </w:rPr>
            </w:pPr>
          </w:p>
        </w:tc>
        <w:tc>
          <w:tcPr>
            <w:tcW w:w="709" w:type="dxa"/>
            <w:vAlign w:val="center"/>
          </w:tcPr>
          <w:p w14:paraId="49AAF75D" w14:textId="77777777" w:rsidR="007B466C" w:rsidRPr="00190C3F" w:rsidRDefault="007B466C" w:rsidP="007B466C">
            <w:pPr>
              <w:spacing w:line="60" w:lineRule="auto"/>
              <w:jc w:val="center"/>
              <w:rPr>
                <w:sz w:val="18"/>
                <w:szCs w:val="18"/>
              </w:rPr>
            </w:pPr>
          </w:p>
        </w:tc>
        <w:tc>
          <w:tcPr>
            <w:tcW w:w="2409" w:type="dxa"/>
            <w:vAlign w:val="center"/>
          </w:tcPr>
          <w:p w14:paraId="3EE090EA"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5CA6BD20" w14:textId="77777777" w:rsidTr="007B466C">
        <w:trPr>
          <w:trHeight w:val="285"/>
        </w:trPr>
        <w:tc>
          <w:tcPr>
            <w:tcW w:w="1384" w:type="dxa"/>
            <w:vAlign w:val="center"/>
          </w:tcPr>
          <w:p w14:paraId="303A70C8"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4D057D40"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66A2DCDC"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10FFD13F" w14:textId="77777777" w:rsidR="007B466C" w:rsidRPr="00190C3F" w:rsidRDefault="007B466C" w:rsidP="007B466C">
            <w:pPr>
              <w:spacing w:line="60" w:lineRule="auto"/>
              <w:jc w:val="center"/>
              <w:rPr>
                <w:b/>
                <w:bCs/>
                <w:sz w:val="18"/>
                <w:szCs w:val="18"/>
              </w:rPr>
            </w:pPr>
          </w:p>
        </w:tc>
        <w:tc>
          <w:tcPr>
            <w:tcW w:w="709" w:type="dxa"/>
            <w:vAlign w:val="center"/>
          </w:tcPr>
          <w:p w14:paraId="410B11E3" w14:textId="77777777" w:rsidR="007B466C" w:rsidRPr="00190C3F" w:rsidRDefault="007B466C" w:rsidP="007B466C">
            <w:pPr>
              <w:spacing w:line="60" w:lineRule="auto"/>
              <w:jc w:val="center"/>
              <w:rPr>
                <w:sz w:val="18"/>
                <w:szCs w:val="18"/>
              </w:rPr>
            </w:pPr>
          </w:p>
        </w:tc>
        <w:tc>
          <w:tcPr>
            <w:tcW w:w="2409" w:type="dxa"/>
            <w:vAlign w:val="center"/>
          </w:tcPr>
          <w:p w14:paraId="60BA0D8D"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7AE3059E" w14:textId="77777777" w:rsidTr="007B466C">
        <w:trPr>
          <w:trHeight w:val="285"/>
        </w:trPr>
        <w:tc>
          <w:tcPr>
            <w:tcW w:w="1384" w:type="dxa"/>
            <w:vAlign w:val="center"/>
          </w:tcPr>
          <w:p w14:paraId="03B26BD7"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6EDFCA3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1A5D2873"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02E58B7D" w14:textId="77777777" w:rsidR="007B466C" w:rsidRPr="00190C3F" w:rsidRDefault="007B466C" w:rsidP="007B466C">
            <w:pPr>
              <w:spacing w:line="60" w:lineRule="auto"/>
              <w:jc w:val="center"/>
              <w:rPr>
                <w:b/>
                <w:bCs/>
                <w:sz w:val="18"/>
                <w:szCs w:val="18"/>
              </w:rPr>
            </w:pPr>
          </w:p>
        </w:tc>
        <w:tc>
          <w:tcPr>
            <w:tcW w:w="709" w:type="dxa"/>
            <w:vAlign w:val="center"/>
          </w:tcPr>
          <w:p w14:paraId="3B24E75E" w14:textId="77777777" w:rsidR="007B466C" w:rsidRPr="00190C3F" w:rsidRDefault="007B466C" w:rsidP="007B466C">
            <w:pPr>
              <w:spacing w:line="60" w:lineRule="auto"/>
              <w:jc w:val="center"/>
              <w:rPr>
                <w:sz w:val="18"/>
                <w:szCs w:val="18"/>
              </w:rPr>
            </w:pPr>
          </w:p>
        </w:tc>
        <w:tc>
          <w:tcPr>
            <w:tcW w:w="2409" w:type="dxa"/>
            <w:vAlign w:val="center"/>
          </w:tcPr>
          <w:p w14:paraId="11CCDA65"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0520FDEC" w14:textId="77777777" w:rsidTr="007B466C">
        <w:trPr>
          <w:trHeight w:val="285"/>
        </w:trPr>
        <w:tc>
          <w:tcPr>
            <w:tcW w:w="1384" w:type="dxa"/>
            <w:vAlign w:val="center"/>
          </w:tcPr>
          <w:p w14:paraId="725B6FB0" w14:textId="77777777" w:rsidR="007B466C" w:rsidRPr="00190C3F" w:rsidRDefault="007B466C" w:rsidP="007B466C">
            <w:pPr>
              <w:spacing w:line="60" w:lineRule="auto"/>
              <w:jc w:val="center"/>
              <w:rPr>
                <w:sz w:val="18"/>
                <w:szCs w:val="18"/>
              </w:rPr>
            </w:pPr>
            <w:r>
              <w:rPr>
                <w:rFonts w:hint="eastAsia"/>
                <w:sz w:val="18"/>
                <w:szCs w:val="18"/>
              </w:rPr>
              <w:t>应用类型</w:t>
            </w:r>
          </w:p>
        </w:tc>
        <w:tc>
          <w:tcPr>
            <w:tcW w:w="1418" w:type="dxa"/>
            <w:vAlign w:val="center"/>
          </w:tcPr>
          <w:p w14:paraId="38D8A55B"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6A4C559E"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0D7D8C22" w14:textId="77777777" w:rsidR="007B466C" w:rsidRPr="00190C3F" w:rsidRDefault="007B466C" w:rsidP="007B466C">
            <w:pPr>
              <w:spacing w:line="60" w:lineRule="auto"/>
              <w:jc w:val="center"/>
              <w:rPr>
                <w:b/>
                <w:bCs/>
                <w:sz w:val="18"/>
                <w:szCs w:val="18"/>
              </w:rPr>
            </w:pPr>
          </w:p>
        </w:tc>
        <w:tc>
          <w:tcPr>
            <w:tcW w:w="709" w:type="dxa"/>
            <w:vAlign w:val="center"/>
          </w:tcPr>
          <w:p w14:paraId="24759FE3" w14:textId="77777777" w:rsidR="007B466C" w:rsidRPr="00190C3F" w:rsidRDefault="007B466C" w:rsidP="007B466C">
            <w:pPr>
              <w:spacing w:line="60" w:lineRule="auto"/>
              <w:jc w:val="center"/>
              <w:rPr>
                <w:sz w:val="18"/>
                <w:szCs w:val="18"/>
              </w:rPr>
            </w:pPr>
          </w:p>
        </w:tc>
        <w:tc>
          <w:tcPr>
            <w:tcW w:w="2409" w:type="dxa"/>
            <w:vAlign w:val="center"/>
          </w:tcPr>
          <w:p w14:paraId="4F838F65"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3599C6A3" w14:textId="77777777" w:rsidTr="007B466C">
        <w:trPr>
          <w:trHeight w:val="285"/>
        </w:trPr>
        <w:tc>
          <w:tcPr>
            <w:tcW w:w="1384" w:type="dxa"/>
            <w:vAlign w:val="center"/>
          </w:tcPr>
          <w:p w14:paraId="5DB9ED3F"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0CF71A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148502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7E391B93" w14:textId="77777777" w:rsidR="007B466C" w:rsidRPr="00190C3F" w:rsidRDefault="007B466C" w:rsidP="007B466C">
            <w:pPr>
              <w:spacing w:line="60" w:lineRule="auto"/>
              <w:jc w:val="center"/>
              <w:rPr>
                <w:sz w:val="18"/>
                <w:szCs w:val="18"/>
              </w:rPr>
            </w:pPr>
          </w:p>
        </w:tc>
        <w:tc>
          <w:tcPr>
            <w:tcW w:w="709" w:type="dxa"/>
            <w:vAlign w:val="center"/>
          </w:tcPr>
          <w:p w14:paraId="6FE3C405" w14:textId="77777777" w:rsidR="007B466C" w:rsidRPr="00190C3F" w:rsidRDefault="007B466C" w:rsidP="007B466C">
            <w:pPr>
              <w:spacing w:line="60" w:lineRule="auto"/>
              <w:jc w:val="center"/>
              <w:rPr>
                <w:sz w:val="18"/>
                <w:szCs w:val="18"/>
              </w:rPr>
            </w:pPr>
          </w:p>
        </w:tc>
        <w:tc>
          <w:tcPr>
            <w:tcW w:w="2409" w:type="dxa"/>
            <w:vAlign w:val="center"/>
          </w:tcPr>
          <w:p w14:paraId="0FE3EA2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E31A32D" w14:textId="77777777" w:rsidTr="007B466C">
        <w:trPr>
          <w:trHeight w:val="285"/>
        </w:trPr>
        <w:tc>
          <w:tcPr>
            <w:tcW w:w="1384" w:type="dxa"/>
            <w:vAlign w:val="center"/>
          </w:tcPr>
          <w:p w14:paraId="67661C1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5350F6D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419CD4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4CE4E15A" w14:textId="77777777" w:rsidR="007B466C" w:rsidRPr="00190C3F" w:rsidRDefault="007B466C" w:rsidP="007B466C">
            <w:pPr>
              <w:spacing w:line="60" w:lineRule="auto"/>
              <w:jc w:val="center"/>
              <w:rPr>
                <w:sz w:val="18"/>
                <w:szCs w:val="18"/>
              </w:rPr>
            </w:pPr>
          </w:p>
        </w:tc>
        <w:tc>
          <w:tcPr>
            <w:tcW w:w="709" w:type="dxa"/>
            <w:vAlign w:val="center"/>
          </w:tcPr>
          <w:p w14:paraId="03A61B42" w14:textId="77777777" w:rsidR="007B466C" w:rsidRPr="00190C3F" w:rsidRDefault="007B466C" w:rsidP="007B466C">
            <w:pPr>
              <w:spacing w:line="60" w:lineRule="auto"/>
              <w:jc w:val="center"/>
              <w:rPr>
                <w:sz w:val="18"/>
                <w:szCs w:val="18"/>
              </w:rPr>
            </w:pPr>
          </w:p>
        </w:tc>
        <w:tc>
          <w:tcPr>
            <w:tcW w:w="2409" w:type="dxa"/>
            <w:vAlign w:val="center"/>
          </w:tcPr>
          <w:p w14:paraId="16705320"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37AD0A84" w14:textId="77777777" w:rsidTr="007B466C">
        <w:trPr>
          <w:trHeight w:val="285"/>
        </w:trPr>
        <w:tc>
          <w:tcPr>
            <w:tcW w:w="1384" w:type="dxa"/>
            <w:vAlign w:val="center"/>
          </w:tcPr>
          <w:p w14:paraId="014DEA2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251D07A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BA721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3CB705ED" w14:textId="77777777" w:rsidR="007B466C" w:rsidRPr="00190C3F" w:rsidRDefault="007B466C" w:rsidP="007B466C">
            <w:pPr>
              <w:spacing w:line="60" w:lineRule="auto"/>
              <w:jc w:val="center"/>
              <w:rPr>
                <w:sz w:val="18"/>
                <w:szCs w:val="18"/>
              </w:rPr>
            </w:pPr>
          </w:p>
        </w:tc>
        <w:tc>
          <w:tcPr>
            <w:tcW w:w="709" w:type="dxa"/>
            <w:vAlign w:val="center"/>
          </w:tcPr>
          <w:p w14:paraId="546B2E1D" w14:textId="77777777" w:rsidR="007B466C" w:rsidRPr="00190C3F" w:rsidRDefault="007B466C" w:rsidP="007B466C">
            <w:pPr>
              <w:spacing w:line="60" w:lineRule="auto"/>
              <w:jc w:val="center"/>
              <w:rPr>
                <w:sz w:val="18"/>
                <w:szCs w:val="18"/>
              </w:rPr>
            </w:pPr>
          </w:p>
        </w:tc>
        <w:tc>
          <w:tcPr>
            <w:tcW w:w="2409" w:type="dxa"/>
            <w:vAlign w:val="center"/>
          </w:tcPr>
          <w:p w14:paraId="2ED4E049" w14:textId="77777777" w:rsidR="007B466C" w:rsidRPr="00190C3F" w:rsidRDefault="007B466C" w:rsidP="007B466C">
            <w:pPr>
              <w:spacing w:line="60" w:lineRule="auto"/>
              <w:rPr>
                <w:sz w:val="18"/>
                <w:szCs w:val="18"/>
              </w:rPr>
            </w:pPr>
            <w:r>
              <w:rPr>
                <w:rFonts w:hint="eastAsia"/>
                <w:sz w:val="18"/>
                <w:szCs w:val="18"/>
              </w:rPr>
              <w:t>保留</w:t>
            </w:r>
          </w:p>
        </w:tc>
      </w:tr>
    </w:tbl>
    <w:p w14:paraId="5BDA189F" w14:textId="77777777" w:rsidR="007B466C" w:rsidRPr="00F249DC" w:rsidRDefault="007B466C" w:rsidP="006E0F42">
      <w:pPr>
        <w:pStyle w:val="p0"/>
        <w:spacing w:after="120" w:line="400" w:lineRule="exact"/>
        <w:jc w:val="center"/>
        <w:rPr>
          <w:b/>
          <w:color w:val="000000"/>
        </w:rPr>
      </w:pPr>
    </w:p>
    <w:p w14:paraId="7ADD88AE" w14:textId="4A85A954"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3-10</w:t>
      </w:r>
      <w:r w:rsidR="007B466C" w:rsidRPr="007B466C">
        <w:rPr>
          <w:rFonts w:hint="eastAsia"/>
          <w:b/>
          <w:color w:val="000000"/>
        </w:rPr>
        <w:t>采集端转换地理位置信息</w:t>
      </w:r>
      <w:r w:rsidR="007B466C" w:rsidRPr="007B466C">
        <w:rPr>
          <w:b/>
          <w:color w:val="000000"/>
        </w:rPr>
        <w:t>表（</w:t>
      </w:r>
      <w:r w:rsidR="007B466C" w:rsidRPr="007B466C">
        <w:rPr>
          <w:b/>
          <w:color w:val="000000"/>
        </w:rPr>
        <w:t>Location</w:t>
      </w:r>
      <w:r w:rsidR="007B466C" w:rsidRPr="007B466C">
        <w:rPr>
          <w:rFonts w:hint="eastAsia"/>
          <w:b/>
          <w:color w:val="000000"/>
        </w:rPr>
        <w:t>New</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96BBFE3" w14:textId="77777777" w:rsidTr="007B466C">
        <w:trPr>
          <w:trHeight w:val="465"/>
        </w:trPr>
        <w:tc>
          <w:tcPr>
            <w:tcW w:w="1384" w:type="dxa"/>
            <w:shd w:val="clear" w:color="auto" w:fill="99CCFF"/>
            <w:vAlign w:val="center"/>
          </w:tcPr>
          <w:p w14:paraId="38386FD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68282A1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7E33554"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1281BF3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69189CF"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860821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2C982630" w14:textId="77777777" w:rsidTr="007B466C">
        <w:trPr>
          <w:trHeight w:val="285"/>
        </w:trPr>
        <w:tc>
          <w:tcPr>
            <w:tcW w:w="1384" w:type="dxa"/>
            <w:vAlign w:val="center"/>
          </w:tcPr>
          <w:p w14:paraId="15AD5A42"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366C53F1"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74DD26B4"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w:t>
            </w:r>
            <w:r>
              <w:rPr>
                <w:rFonts w:ascii="宋体" w:hAnsi="Courier New" w:cs="Courier New" w:hint="eastAsia"/>
                <w:sz w:val="18"/>
                <w:szCs w:val="18"/>
              </w:rPr>
              <w:t>New</w:t>
            </w:r>
            <w:r w:rsidRPr="00FB2FD2">
              <w:rPr>
                <w:rFonts w:ascii="宋体" w:hAnsi="Courier New" w:cs="Courier New"/>
                <w:sz w:val="18"/>
                <w:szCs w:val="18"/>
              </w:rPr>
              <w:t>ID</w:t>
            </w:r>
          </w:p>
        </w:tc>
        <w:tc>
          <w:tcPr>
            <w:tcW w:w="851" w:type="dxa"/>
            <w:vAlign w:val="center"/>
          </w:tcPr>
          <w:p w14:paraId="6322C5A5"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48052754"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08C299EF"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5C41327F" w14:textId="77777777" w:rsidTr="007B466C">
        <w:trPr>
          <w:trHeight w:val="285"/>
        </w:trPr>
        <w:tc>
          <w:tcPr>
            <w:tcW w:w="1384" w:type="dxa"/>
            <w:vAlign w:val="center"/>
          </w:tcPr>
          <w:p w14:paraId="63FDDA66"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号码</w:t>
            </w:r>
          </w:p>
        </w:tc>
        <w:tc>
          <w:tcPr>
            <w:tcW w:w="1418" w:type="dxa"/>
            <w:vAlign w:val="center"/>
          </w:tcPr>
          <w:p w14:paraId="1CB06887"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36A6C4F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p>
        </w:tc>
        <w:tc>
          <w:tcPr>
            <w:tcW w:w="851" w:type="dxa"/>
            <w:vAlign w:val="center"/>
          </w:tcPr>
          <w:p w14:paraId="36DFA507" w14:textId="77777777" w:rsidR="007B466C" w:rsidRPr="00190C3F" w:rsidRDefault="007B466C" w:rsidP="007B466C">
            <w:pPr>
              <w:spacing w:line="60" w:lineRule="auto"/>
              <w:jc w:val="center"/>
              <w:rPr>
                <w:sz w:val="18"/>
                <w:szCs w:val="18"/>
              </w:rPr>
            </w:pPr>
          </w:p>
        </w:tc>
        <w:tc>
          <w:tcPr>
            <w:tcW w:w="709" w:type="dxa"/>
            <w:vAlign w:val="center"/>
          </w:tcPr>
          <w:p w14:paraId="3CCAE133" w14:textId="77777777" w:rsidR="007B466C" w:rsidRPr="00190C3F" w:rsidRDefault="007B466C" w:rsidP="007B466C">
            <w:pPr>
              <w:spacing w:line="60" w:lineRule="auto"/>
              <w:jc w:val="center"/>
              <w:rPr>
                <w:sz w:val="18"/>
                <w:szCs w:val="18"/>
              </w:rPr>
            </w:pPr>
          </w:p>
        </w:tc>
        <w:tc>
          <w:tcPr>
            <w:tcW w:w="2409" w:type="dxa"/>
            <w:vAlign w:val="center"/>
          </w:tcPr>
          <w:p w14:paraId="4E2E2B55" w14:textId="77777777" w:rsidR="007B466C" w:rsidRPr="00190C3F" w:rsidRDefault="007B466C" w:rsidP="007B466C">
            <w:pPr>
              <w:spacing w:line="60" w:lineRule="auto"/>
              <w:rPr>
                <w:sz w:val="18"/>
                <w:szCs w:val="18"/>
              </w:rPr>
            </w:pPr>
          </w:p>
        </w:tc>
      </w:tr>
      <w:tr w:rsidR="007B466C" w:rsidRPr="00190C3F" w14:paraId="433B51CE" w14:textId="77777777" w:rsidTr="007B466C">
        <w:trPr>
          <w:trHeight w:val="285"/>
        </w:trPr>
        <w:tc>
          <w:tcPr>
            <w:tcW w:w="1384" w:type="dxa"/>
            <w:vAlign w:val="center"/>
          </w:tcPr>
          <w:p w14:paraId="4C3B0B14"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号码</w:t>
            </w:r>
          </w:p>
        </w:tc>
        <w:tc>
          <w:tcPr>
            <w:tcW w:w="1418" w:type="dxa"/>
            <w:vAlign w:val="center"/>
          </w:tcPr>
          <w:p w14:paraId="1024C90C"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E418F7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p>
        </w:tc>
        <w:tc>
          <w:tcPr>
            <w:tcW w:w="851" w:type="dxa"/>
            <w:vAlign w:val="center"/>
          </w:tcPr>
          <w:p w14:paraId="642A050C" w14:textId="77777777" w:rsidR="007B466C" w:rsidRPr="00190C3F" w:rsidRDefault="007B466C" w:rsidP="007B466C">
            <w:pPr>
              <w:spacing w:line="60" w:lineRule="auto"/>
              <w:jc w:val="center"/>
              <w:rPr>
                <w:b/>
                <w:bCs/>
                <w:sz w:val="18"/>
                <w:szCs w:val="18"/>
              </w:rPr>
            </w:pPr>
          </w:p>
        </w:tc>
        <w:tc>
          <w:tcPr>
            <w:tcW w:w="709" w:type="dxa"/>
            <w:vAlign w:val="center"/>
          </w:tcPr>
          <w:p w14:paraId="3B10935F" w14:textId="77777777" w:rsidR="007B466C" w:rsidRPr="00190C3F" w:rsidRDefault="007B466C" w:rsidP="007B466C">
            <w:pPr>
              <w:spacing w:line="60" w:lineRule="auto"/>
              <w:jc w:val="center"/>
              <w:rPr>
                <w:sz w:val="18"/>
                <w:szCs w:val="18"/>
              </w:rPr>
            </w:pPr>
          </w:p>
        </w:tc>
        <w:tc>
          <w:tcPr>
            <w:tcW w:w="2409" w:type="dxa"/>
            <w:vAlign w:val="center"/>
          </w:tcPr>
          <w:p w14:paraId="05F28094" w14:textId="77777777" w:rsidR="007B466C" w:rsidRPr="00190C3F" w:rsidRDefault="007B466C" w:rsidP="007B466C">
            <w:pPr>
              <w:spacing w:line="60" w:lineRule="auto"/>
              <w:rPr>
                <w:sz w:val="18"/>
                <w:szCs w:val="18"/>
              </w:rPr>
            </w:pPr>
          </w:p>
        </w:tc>
      </w:tr>
      <w:tr w:rsidR="007B466C" w:rsidRPr="00190C3F" w14:paraId="16CA5102" w14:textId="77777777" w:rsidTr="007B466C">
        <w:trPr>
          <w:trHeight w:val="285"/>
        </w:trPr>
        <w:tc>
          <w:tcPr>
            <w:tcW w:w="1384" w:type="dxa"/>
            <w:vAlign w:val="center"/>
          </w:tcPr>
          <w:p w14:paraId="55BE33D6"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7CD77713"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7100080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29415674"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A9E6C7E" w14:textId="77777777" w:rsidR="007B466C" w:rsidRPr="00190C3F" w:rsidRDefault="007B466C" w:rsidP="007B466C">
            <w:pPr>
              <w:spacing w:line="60" w:lineRule="auto"/>
              <w:jc w:val="center"/>
              <w:rPr>
                <w:sz w:val="18"/>
                <w:szCs w:val="18"/>
              </w:rPr>
            </w:pPr>
          </w:p>
        </w:tc>
        <w:tc>
          <w:tcPr>
            <w:tcW w:w="2409" w:type="dxa"/>
            <w:vAlign w:val="center"/>
          </w:tcPr>
          <w:p w14:paraId="3AB4FB22"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4C132DA1"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2F59FEAE" w14:textId="77777777" w:rsidTr="007B466C">
        <w:trPr>
          <w:trHeight w:val="285"/>
        </w:trPr>
        <w:tc>
          <w:tcPr>
            <w:tcW w:w="1384" w:type="dxa"/>
            <w:vAlign w:val="center"/>
          </w:tcPr>
          <w:p w14:paraId="6A927332" w14:textId="77777777" w:rsidR="007B466C" w:rsidRPr="00190C3F" w:rsidRDefault="007B466C" w:rsidP="007B466C">
            <w:pPr>
              <w:spacing w:line="60" w:lineRule="auto"/>
              <w:jc w:val="center"/>
              <w:rPr>
                <w:sz w:val="18"/>
                <w:szCs w:val="18"/>
              </w:rPr>
            </w:pPr>
            <w:r>
              <w:rPr>
                <w:rFonts w:hint="eastAsia"/>
                <w:sz w:val="18"/>
                <w:szCs w:val="18"/>
              </w:rPr>
              <w:lastRenderedPageBreak/>
              <w:t>经度</w:t>
            </w:r>
          </w:p>
        </w:tc>
        <w:tc>
          <w:tcPr>
            <w:tcW w:w="1418" w:type="dxa"/>
            <w:vAlign w:val="center"/>
          </w:tcPr>
          <w:p w14:paraId="0F5A2B3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138C5F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4A0F0DD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E92AFAC" w14:textId="77777777" w:rsidR="007B466C" w:rsidRPr="00190C3F" w:rsidRDefault="007B466C" w:rsidP="007B466C">
            <w:pPr>
              <w:spacing w:line="60" w:lineRule="auto"/>
              <w:jc w:val="center"/>
              <w:rPr>
                <w:sz w:val="18"/>
                <w:szCs w:val="18"/>
              </w:rPr>
            </w:pPr>
          </w:p>
        </w:tc>
        <w:tc>
          <w:tcPr>
            <w:tcW w:w="2409" w:type="dxa"/>
            <w:vAlign w:val="center"/>
          </w:tcPr>
          <w:p w14:paraId="1C6A26AA" w14:textId="77777777" w:rsidR="007B466C" w:rsidRPr="00190C3F" w:rsidRDefault="007B466C" w:rsidP="007B466C">
            <w:pPr>
              <w:spacing w:line="60" w:lineRule="auto"/>
              <w:rPr>
                <w:sz w:val="18"/>
                <w:szCs w:val="18"/>
              </w:rPr>
            </w:pPr>
          </w:p>
        </w:tc>
      </w:tr>
      <w:tr w:rsidR="007B466C" w:rsidRPr="00190C3F" w14:paraId="37AA5FCB" w14:textId="77777777" w:rsidTr="007B466C">
        <w:trPr>
          <w:trHeight w:val="285"/>
        </w:trPr>
        <w:tc>
          <w:tcPr>
            <w:tcW w:w="1384" w:type="dxa"/>
            <w:vAlign w:val="center"/>
          </w:tcPr>
          <w:p w14:paraId="2A8C3885"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606121F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9606D1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534641A8"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951A13F" w14:textId="77777777" w:rsidR="007B466C" w:rsidRPr="00190C3F" w:rsidRDefault="007B466C" w:rsidP="007B466C">
            <w:pPr>
              <w:spacing w:line="60" w:lineRule="auto"/>
              <w:jc w:val="center"/>
              <w:rPr>
                <w:sz w:val="18"/>
                <w:szCs w:val="18"/>
              </w:rPr>
            </w:pPr>
          </w:p>
        </w:tc>
        <w:tc>
          <w:tcPr>
            <w:tcW w:w="2409" w:type="dxa"/>
            <w:vAlign w:val="center"/>
          </w:tcPr>
          <w:p w14:paraId="5BA3D835" w14:textId="77777777" w:rsidR="007B466C" w:rsidRPr="00190C3F" w:rsidRDefault="007B466C" w:rsidP="007B466C">
            <w:pPr>
              <w:spacing w:line="60" w:lineRule="auto"/>
              <w:rPr>
                <w:sz w:val="18"/>
                <w:szCs w:val="18"/>
              </w:rPr>
            </w:pPr>
          </w:p>
        </w:tc>
      </w:tr>
      <w:tr w:rsidR="007B466C" w:rsidRPr="00190C3F" w14:paraId="1B47E2D4" w14:textId="77777777" w:rsidTr="007B466C">
        <w:trPr>
          <w:trHeight w:val="285"/>
        </w:trPr>
        <w:tc>
          <w:tcPr>
            <w:tcW w:w="1384" w:type="dxa"/>
            <w:vAlign w:val="center"/>
          </w:tcPr>
          <w:p w14:paraId="1E29AFDC"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404C5ED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4CDF48B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CF5F39E"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728FCB63" w14:textId="77777777" w:rsidR="007B466C" w:rsidRPr="00190C3F" w:rsidRDefault="007B466C" w:rsidP="007B466C">
            <w:pPr>
              <w:spacing w:line="60" w:lineRule="auto"/>
              <w:jc w:val="center"/>
              <w:rPr>
                <w:sz w:val="18"/>
                <w:szCs w:val="18"/>
              </w:rPr>
            </w:pPr>
          </w:p>
        </w:tc>
        <w:tc>
          <w:tcPr>
            <w:tcW w:w="2409" w:type="dxa"/>
            <w:vAlign w:val="center"/>
          </w:tcPr>
          <w:p w14:paraId="117A90C0"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设备获取的角度坐标</w:t>
            </w:r>
            <w:r w:rsidRPr="007A47FA">
              <w:rPr>
                <w:rFonts w:ascii="Times New Roman" w:hAnsi="Times New Roman" w:cs="Times New Roman" w:hint="eastAsia"/>
                <w:kern w:val="2"/>
                <w:sz w:val="18"/>
                <w:szCs w:val="18"/>
              </w:rPr>
              <w:t>;</w:t>
            </w:r>
          </w:p>
          <w:p w14:paraId="260FCBED"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470F0316"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t>amap</w:t>
            </w:r>
            <w:r w:rsidRPr="007A47FA">
              <w:rPr>
                <w:rFonts w:ascii="Times New Roman" w:hAnsi="Times New Roman" w:cs="Times New Roman" w:hint="eastAsia"/>
                <w:kern w:val="2"/>
                <w:sz w:val="18"/>
                <w:szCs w:val="18"/>
              </w:rPr>
              <w:t>地图所用坐标</w:t>
            </w:r>
          </w:p>
          <w:p w14:paraId="25F6417B"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733AC108"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5</w:t>
            </w:r>
            <w:r w:rsidRPr="007A47FA">
              <w:rPr>
                <w:rFonts w:ascii="Times New Roman" w:hAnsi="Times New Roman" w:cs="Times New Roman" w:hint="eastAsia"/>
                <w:kern w:val="2"/>
                <w:sz w:val="18"/>
                <w:szCs w:val="18"/>
              </w:rPr>
              <w:t>：百度地图采用的经纬度坐标</w:t>
            </w:r>
          </w:p>
          <w:p w14:paraId="300C3656"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5F8D4068"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48ECB457" w14:textId="77777777" w:rsidR="007B466C"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3BCF5049" w14:textId="77777777" w:rsidR="007B466C" w:rsidRPr="00190C3F" w:rsidRDefault="007B466C" w:rsidP="007B466C">
            <w:pPr>
              <w:pStyle w:val="aff"/>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79AB7843" w14:textId="77777777" w:rsidTr="007B466C">
        <w:trPr>
          <w:trHeight w:val="285"/>
        </w:trPr>
        <w:tc>
          <w:tcPr>
            <w:tcW w:w="1384" w:type="dxa"/>
            <w:vAlign w:val="center"/>
          </w:tcPr>
          <w:p w14:paraId="2FD59E7B" w14:textId="77777777" w:rsidR="007B466C" w:rsidRPr="00190C3F" w:rsidRDefault="007B466C" w:rsidP="007B466C">
            <w:pPr>
              <w:spacing w:line="60" w:lineRule="auto"/>
              <w:jc w:val="center"/>
              <w:rPr>
                <w:sz w:val="18"/>
                <w:szCs w:val="18"/>
              </w:rPr>
            </w:pPr>
            <w:r>
              <w:rPr>
                <w:rFonts w:hint="eastAsia"/>
                <w:sz w:val="18"/>
                <w:szCs w:val="18"/>
              </w:rPr>
              <w:t>转换标志</w:t>
            </w:r>
          </w:p>
        </w:tc>
        <w:tc>
          <w:tcPr>
            <w:tcW w:w="1418" w:type="dxa"/>
            <w:vAlign w:val="center"/>
          </w:tcPr>
          <w:p w14:paraId="312DA8C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3FAFC64F"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5557A881"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EE8349B" w14:textId="77777777" w:rsidR="007B466C" w:rsidRPr="00190C3F" w:rsidRDefault="007B466C" w:rsidP="007B466C">
            <w:pPr>
              <w:spacing w:line="60" w:lineRule="auto"/>
              <w:jc w:val="center"/>
              <w:rPr>
                <w:sz w:val="18"/>
                <w:szCs w:val="18"/>
              </w:rPr>
            </w:pPr>
          </w:p>
        </w:tc>
        <w:tc>
          <w:tcPr>
            <w:tcW w:w="2409" w:type="dxa"/>
            <w:vAlign w:val="center"/>
          </w:tcPr>
          <w:p w14:paraId="4D36ECAF" w14:textId="77777777" w:rsidR="007B466C" w:rsidRDefault="007B466C" w:rsidP="007B466C">
            <w:pPr>
              <w:spacing w:line="60" w:lineRule="auto"/>
              <w:rPr>
                <w:sz w:val="18"/>
                <w:szCs w:val="18"/>
              </w:rPr>
            </w:pPr>
            <w:r>
              <w:rPr>
                <w:rFonts w:hint="eastAsia"/>
                <w:sz w:val="18"/>
                <w:szCs w:val="18"/>
              </w:rPr>
              <w:t>是否已经转换成百度经纬度</w:t>
            </w:r>
          </w:p>
          <w:p w14:paraId="4F22CF43"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05762771"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20D3D552"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3201F619" w14:textId="77777777" w:rsidTr="007B466C">
        <w:trPr>
          <w:trHeight w:val="285"/>
        </w:trPr>
        <w:tc>
          <w:tcPr>
            <w:tcW w:w="1384" w:type="dxa"/>
            <w:vAlign w:val="center"/>
          </w:tcPr>
          <w:p w14:paraId="42319B80"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04274C67"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2AAC928"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1CF3F72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565D2AC5" w14:textId="77777777" w:rsidR="007B466C" w:rsidRPr="00190C3F" w:rsidRDefault="007B466C" w:rsidP="007B466C">
            <w:pPr>
              <w:spacing w:line="60" w:lineRule="auto"/>
              <w:jc w:val="center"/>
              <w:rPr>
                <w:sz w:val="18"/>
                <w:szCs w:val="18"/>
              </w:rPr>
            </w:pPr>
          </w:p>
        </w:tc>
        <w:tc>
          <w:tcPr>
            <w:tcW w:w="2409" w:type="dxa"/>
            <w:vAlign w:val="center"/>
          </w:tcPr>
          <w:p w14:paraId="4F3EA9B9" w14:textId="77777777" w:rsidR="007B466C" w:rsidRPr="00190C3F" w:rsidRDefault="007B466C" w:rsidP="007B466C">
            <w:pPr>
              <w:spacing w:line="60" w:lineRule="auto"/>
              <w:rPr>
                <w:sz w:val="18"/>
                <w:szCs w:val="18"/>
              </w:rPr>
            </w:pPr>
          </w:p>
        </w:tc>
      </w:tr>
      <w:tr w:rsidR="007B466C" w:rsidRPr="00190C3F" w14:paraId="620DAA63" w14:textId="77777777" w:rsidTr="007B466C">
        <w:trPr>
          <w:trHeight w:val="285"/>
        </w:trPr>
        <w:tc>
          <w:tcPr>
            <w:tcW w:w="1384" w:type="dxa"/>
            <w:vAlign w:val="center"/>
          </w:tcPr>
          <w:p w14:paraId="104AF966"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274E692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6244E91"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39E6C4E7"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651C9C8B" w14:textId="77777777" w:rsidR="007B466C" w:rsidRPr="00190C3F" w:rsidRDefault="007B466C" w:rsidP="007B466C">
            <w:pPr>
              <w:spacing w:line="60" w:lineRule="auto"/>
              <w:jc w:val="center"/>
              <w:rPr>
                <w:sz w:val="18"/>
                <w:szCs w:val="18"/>
              </w:rPr>
            </w:pPr>
          </w:p>
        </w:tc>
        <w:tc>
          <w:tcPr>
            <w:tcW w:w="2409" w:type="dxa"/>
            <w:vAlign w:val="center"/>
          </w:tcPr>
          <w:p w14:paraId="15AE7D68" w14:textId="77777777" w:rsidR="007B466C" w:rsidRPr="00190C3F" w:rsidRDefault="007B466C" w:rsidP="007B466C">
            <w:pPr>
              <w:spacing w:line="60" w:lineRule="auto"/>
              <w:rPr>
                <w:sz w:val="18"/>
                <w:szCs w:val="18"/>
              </w:rPr>
            </w:pPr>
          </w:p>
        </w:tc>
      </w:tr>
      <w:tr w:rsidR="007B466C" w:rsidRPr="00190C3F" w14:paraId="0BF08E2D" w14:textId="77777777" w:rsidTr="007B466C">
        <w:trPr>
          <w:trHeight w:val="285"/>
        </w:trPr>
        <w:tc>
          <w:tcPr>
            <w:tcW w:w="1384" w:type="dxa"/>
            <w:vAlign w:val="center"/>
          </w:tcPr>
          <w:p w14:paraId="414E8D3A"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7D8CCE2C"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DCE619A"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11830EEA" w14:textId="77777777" w:rsidR="007B466C" w:rsidRPr="00190C3F" w:rsidRDefault="007B466C" w:rsidP="007B466C">
            <w:pPr>
              <w:spacing w:line="60" w:lineRule="auto"/>
              <w:jc w:val="center"/>
              <w:rPr>
                <w:b/>
                <w:bCs/>
                <w:sz w:val="18"/>
                <w:szCs w:val="18"/>
              </w:rPr>
            </w:pPr>
          </w:p>
        </w:tc>
        <w:tc>
          <w:tcPr>
            <w:tcW w:w="709" w:type="dxa"/>
            <w:vAlign w:val="center"/>
          </w:tcPr>
          <w:p w14:paraId="6BDFE2CC" w14:textId="77777777" w:rsidR="007B466C" w:rsidRPr="00190C3F" w:rsidRDefault="007B466C" w:rsidP="007B466C">
            <w:pPr>
              <w:spacing w:line="60" w:lineRule="auto"/>
              <w:jc w:val="center"/>
              <w:rPr>
                <w:sz w:val="18"/>
                <w:szCs w:val="18"/>
              </w:rPr>
            </w:pPr>
          </w:p>
        </w:tc>
        <w:tc>
          <w:tcPr>
            <w:tcW w:w="2409" w:type="dxa"/>
            <w:vAlign w:val="center"/>
          </w:tcPr>
          <w:p w14:paraId="070CAA5E"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77D6F8EA" w14:textId="77777777" w:rsidTr="007B466C">
        <w:trPr>
          <w:trHeight w:val="285"/>
        </w:trPr>
        <w:tc>
          <w:tcPr>
            <w:tcW w:w="1384" w:type="dxa"/>
            <w:vAlign w:val="center"/>
          </w:tcPr>
          <w:p w14:paraId="268B0667"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3E815DC8"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03F79CA0"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4D4046DE" w14:textId="77777777" w:rsidR="007B466C" w:rsidRPr="00190C3F" w:rsidRDefault="007B466C" w:rsidP="007B466C">
            <w:pPr>
              <w:spacing w:line="60" w:lineRule="auto"/>
              <w:jc w:val="center"/>
              <w:rPr>
                <w:b/>
                <w:bCs/>
                <w:sz w:val="18"/>
                <w:szCs w:val="18"/>
              </w:rPr>
            </w:pPr>
          </w:p>
        </w:tc>
        <w:tc>
          <w:tcPr>
            <w:tcW w:w="709" w:type="dxa"/>
            <w:vAlign w:val="center"/>
          </w:tcPr>
          <w:p w14:paraId="35EB9AF3" w14:textId="77777777" w:rsidR="007B466C" w:rsidRPr="00190C3F" w:rsidRDefault="007B466C" w:rsidP="007B466C">
            <w:pPr>
              <w:spacing w:line="60" w:lineRule="auto"/>
              <w:jc w:val="center"/>
              <w:rPr>
                <w:sz w:val="18"/>
                <w:szCs w:val="18"/>
              </w:rPr>
            </w:pPr>
          </w:p>
        </w:tc>
        <w:tc>
          <w:tcPr>
            <w:tcW w:w="2409" w:type="dxa"/>
            <w:vAlign w:val="center"/>
          </w:tcPr>
          <w:p w14:paraId="2AA43020"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6AC6905F" w14:textId="77777777" w:rsidTr="007B466C">
        <w:trPr>
          <w:trHeight w:val="285"/>
        </w:trPr>
        <w:tc>
          <w:tcPr>
            <w:tcW w:w="1384" w:type="dxa"/>
            <w:vAlign w:val="center"/>
          </w:tcPr>
          <w:p w14:paraId="0D18192E"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708AAA09"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12AA218B"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23D59828" w14:textId="77777777" w:rsidR="007B466C" w:rsidRPr="00190C3F" w:rsidRDefault="007B466C" w:rsidP="007B466C">
            <w:pPr>
              <w:spacing w:line="60" w:lineRule="auto"/>
              <w:jc w:val="center"/>
              <w:rPr>
                <w:b/>
                <w:bCs/>
                <w:sz w:val="18"/>
                <w:szCs w:val="18"/>
              </w:rPr>
            </w:pPr>
          </w:p>
        </w:tc>
        <w:tc>
          <w:tcPr>
            <w:tcW w:w="709" w:type="dxa"/>
            <w:vAlign w:val="center"/>
          </w:tcPr>
          <w:p w14:paraId="543AF505" w14:textId="77777777" w:rsidR="007B466C" w:rsidRPr="00190C3F" w:rsidRDefault="007B466C" w:rsidP="007B466C">
            <w:pPr>
              <w:spacing w:line="60" w:lineRule="auto"/>
              <w:jc w:val="center"/>
              <w:rPr>
                <w:sz w:val="18"/>
                <w:szCs w:val="18"/>
              </w:rPr>
            </w:pPr>
          </w:p>
        </w:tc>
        <w:tc>
          <w:tcPr>
            <w:tcW w:w="2409" w:type="dxa"/>
            <w:vAlign w:val="center"/>
          </w:tcPr>
          <w:p w14:paraId="74D6AD62"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2B067472" w14:textId="77777777" w:rsidTr="007B466C">
        <w:trPr>
          <w:trHeight w:val="285"/>
        </w:trPr>
        <w:tc>
          <w:tcPr>
            <w:tcW w:w="1384" w:type="dxa"/>
            <w:vAlign w:val="center"/>
          </w:tcPr>
          <w:p w14:paraId="5E9D6B72"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582FD3A6"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3DD75BF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09F0430A" w14:textId="77777777" w:rsidR="007B466C" w:rsidRPr="00190C3F" w:rsidRDefault="007B466C" w:rsidP="007B466C">
            <w:pPr>
              <w:spacing w:line="60" w:lineRule="auto"/>
              <w:jc w:val="center"/>
              <w:rPr>
                <w:b/>
                <w:bCs/>
                <w:sz w:val="18"/>
                <w:szCs w:val="18"/>
              </w:rPr>
            </w:pPr>
          </w:p>
        </w:tc>
        <w:tc>
          <w:tcPr>
            <w:tcW w:w="709" w:type="dxa"/>
            <w:vAlign w:val="center"/>
          </w:tcPr>
          <w:p w14:paraId="61489978" w14:textId="77777777" w:rsidR="007B466C" w:rsidRPr="00190C3F" w:rsidRDefault="007B466C" w:rsidP="007B466C">
            <w:pPr>
              <w:spacing w:line="60" w:lineRule="auto"/>
              <w:jc w:val="center"/>
              <w:rPr>
                <w:sz w:val="18"/>
                <w:szCs w:val="18"/>
              </w:rPr>
            </w:pPr>
          </w:p>
        </w:tc>
        <w:tc>
          <w:tcPr>
            <w:tcW w:w="2409" w:type="dxa"/>
            <w:vAlign w:val="center"/>
          </w:tcPr>
          <w:p w14:paraId="39346B55"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3B0D7203" w14:textId="77777777" w:rsidTr="007B466C">
        <w:trPr>
          <w:trHeight w:val="285"/>
        </w:trPr>
        <w:tc>
          <w:tcPr>
            <w:tcW w:w="1384" w:type="dxa"/>
            <w:vAlign w:val="center"/>
          </w:tcPr>
          <w:p w14:paraId="31AE07B7" w14:textId="77777777" w:rsidR="007B466C" w:rsidRPr="00190C3F" w:rsidRDefault="007B466C" w:rsidP="007B466C">
            <w:pPr>
              <w:spacing w:line="60" w:lineRule="auto"/>
              <w:jc w:val="center"/>
              <w:rPr>
                <w:sz w:val="18"/>
                <w:szCs w:val="18"/>
              </w:rPr>
            </w:pPr>
            <w:r>
              <w:rPr>
                <w:rFonts w:hint="eastAsia"/>
                <w:sz w:val="18"/>
                <w:szCs w:val="18"/>
              </w:rPr>
              <w:lastRenderedPageBreak/>
              <w:t>应用类型</w:t>
            </w:r>
          </w:p>
        </w:tc>
        <w:tc>
          <w:tcPr>
            <w:tcW w:w="1418" w:type="dxa"/>
            <w:vAlign w:val="center"/>
          </w:tcPr>
          <w:p w14:paraId="7C6ACA33"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27DBF4C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3C4924B8" w14:textId="77777777" w:rsidR="007B466C" w:rsidRPr="00190C3F" w:rsidRDefault="007B466C" w:rsidP="007B466C">
            <w:pPr>
              <w:spacing w:line="60" w:lineRule="auto"/>
              <w:jc w:val="center"/>
              <w:rPr>
                <w:b/>
                <w:bCs/>
                <w:sz w:val="18"/>
                <w:szCs w:val="18"/>
              </w:rPr>
            </w:pPr>
          </w:p>
        </w:tc>
        <w:tc>
          <w:tcPr>
            <w:tcW w:w="709" w:type="dxa"/>
            <w:vAlign w:val="center"/>
          </w:tcPr>
          <w:p w14:paraId="5D127ECF" w14:textId="77777777" w:rsidR="007B466C" w:rsidRPr="00190C3F" w:rsidRDefault="007B466C" w:rsidP="007B466C">
            <w:pPr>
              <w:spacing w:line="60" w:lineRule="auto"/>
              <w:jc w:val="center"/>
              <w:rPr>
                <w:sz w:val="18"/>
                <w:szCs w:val="18"/>
              </w:rPr>
            </w:pPr>
          </w:p>
        </w:tc>
        <w:tc>
          <w:tcPr>
            <w:tcW w:w="2409" w:type="dxa"/>
            <w:vAlign w:val="center"/>
          </w:tcPr>
          <w:p w14:paraId="2997AE7B"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1DDD1A3E" w14:textId="77777777" w:rsidTr="007B466C">
        <w:trPr>
          <w:trHeight w:val="285"/>
        </w:trPr>
        <w:tc>
          <w:tcPr>
            <w:tcW w:w="1384" w:type="dxa"/>
            <w:vAlign w:val="center"/>
          </w:tcPr>
          <w:p w14:paraId="0DDBA1F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DE0BE5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1F3125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1514057A" w14:textId="77777777" w:rsidR="007B466C" w:rsidRPr="00190C3F" w:rsidRDefault="007B466C" w:rsidP="007B466C">
            <w:pPr>
              <w:spacing w:line="60" w:lineRule="auto"/>
              <w:jc w:val="center"/>
              <w:rPr>
                <w:sz w:val="18"/>
                <w:szCs w:val="18"/>
              </w:rPr>
            </w:pPr>
          </w:p>
        </w:tc>
        <w:tc>
          <w:tcPr>
            <w:tcW w:w="709" w:type="dxa"/>
            <w:vAlign w:val="center"/>
          </w:tcPr>
          <w:p w14:paraId="3C22D9AF" w14:textId="77777777" w:rsidR="007B466C" w:rsidRPr="00190C3F" w:rsidRDefault="007B466C" w:rsidP="007B466C">
            <w:pPr>
              <w:spacing w:line="60" w:lineRule="auto"/>
              <w:jc w:val="center"/>
              <w:rPr>
                <w:sz w:val="18"/>
                <w:szCs w:val="18"/>
              </w:rPr>
            </w:pPr>
          </w:p>
        </w:tc>
        <w:tc>
          <w:tcPr>
            <w:tcW w:w="2409" w:type="dxa"/>
            <w:vAlign w:val="center"/>
          </w:tcPr>
          <w:p w14:paraId="2005E98A"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1E26D60F" w14:textId="77777777" w:rsidTr="007B466C">
        <w:trPr>
          <w:trHeight w:val="285"/>
        </w:trPr>
        <w:tc>
          <w:tcPr>
            <w:tcW w:w="1384" w:type="dxa"/>
            <w:vAlign w:val="center"/>
          </w:tcPr>
          <w:p w14:paraId="46447E76"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CB448B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B5651C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798BE2BB" w14:textId="77777777" w:rsidR="007B466C" w:rsidRPr="00190C3F" w:rsidRDefault="007B466C" w:rsidP="007B466C">
            <w:pPr>
              <w:spacing w:line="60" w:lineRule="auto"/>
              <w:jc w:val="center"/>
              <w:rPr>
                <w:sz w:val="18"/>
                <w:szCs w:val="18"/>
              </w:rPr>
            </w:pPr>
          </w:p>
        </w:tc>
        <w:tc>
          <w:tcPr>
            <w:tcW w:w="709" w:type="dxa"/>
            <w:vAlign w:val="center"/>
          </w:tcPr>
          <w:p w14:paraId="06861CEB" w14:textId="77777777" w:rsidR="007B466C" w:rsidRPr="00190C3F" w:rsidRDefault="007B466C" w:rsidP="007B466C">
            <w:pPr>
              <w:spacing w:line="60" w:lineRule="auto"/>
              <w:jc w:val="center"/>
              <w:rPr>
                <w:sz w:val="18"/>
                <w:szCs w:val="18"/>
              </w:rPr>
            </w:pPr>
          </w:p>
        </w:tc>
        <w:tc>
          <w:tcPr>
            <w:tcW w:w="2409" w:type="dxa"/>
            <w:vAlign w:val="center"/>
          </w:tcPr>
          <w:p w14:paraId="621015F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1E13491B" w14:textId="77777777" w:rsidTr="007B466C">
        <w:trPr>
          <w:trHeight w:val="285"/>
        </w:trPr>
        <w:tc>
          <w:tcPr>
            <w:tcW w:w="1384" w:type="dxa"/>
            <w:vAlign w:val="center"/>
          </w:tcPr>
          <w:p w14:paraId="52EEBB90"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2B9E736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8BE2C6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32BB5506" w14:textId="77777777" w:rsidR="007B466C" w:rsidRPr="00190C3F" w:rsidRDefault="007B466C" w:rsidP="007B466C">
            <w:pPr>
              <w:spacing w:line="60" w:lineRule="auto"/>
              <w:jc w:val="center"/>
              <w:rPr>
                <w:sz w:val="18"/>
                <w:szCs w:val="18"/>
              </w:rPr>
            </w:pPr>
          </w:p>
        </w:tc>
        <w:tc>
          <w:tcPr>
            <w:tcW w:w="709" w:type="dxa"/>
            <w:vAlign w:val="center"/>
          </w:tcPr>
          <w:p w14:paraId="57B991BB" w14:textId="77777777" w:rsidR="007B466C" w:rsidRPr="00190C3F" w:rsidRDefault="007B466C" w:rsidP="007B466C">
            <w:pPr>
              <w:spacing w:line="60" w:lineRule="auto"/>
              <w:jc w:val="center"/>
              <w:rPr>
                <w:sz w:val="18"/>
                <w:szCs w:val="18"/>
              </w:rPr>
            </w:pPr>
          </w:p>
        </w:tc>
        <w:tc>
          <w:tcPr>
            <w:tcW w:w="2409" w:type="dxa"/>
            <w:vAlign w:val="center"/>
          </w:tcPr>
          <w:p w14:paraId="0518A8E0" w14:textId="77777777" w:rsidR="007B466C" w:rsidRPr="00190C3F" w:rsidRDefault="007B466C" w:rsidP="007B466C">
            <w:pPr>
              <w:spacing w:line="60" w:lineRule="auto"/>
              <w:rPr>
                <w:sz w:val="18"/>
                <w:szCs w:val="18"/>
              </w:rPr>
            </w:pPr>
            <w:r>
              <w:rPr>
                <w:rFonts w:hint="eastAsia"/>
                <w:sz w:val="18"/>
                <w:szCs w:val="18"/>
              </w:rPr>
              <w:t>保留</w:t>
            </w:r>
          </w:p>
        </w:tc>
      </w:tr>
    </w:tbl>
    <w:p w14:paraId="794C54C0" w14:textId="77777777" w:rsidR="007B466C" w:rsidRPr="00F249DC" w:rsidRDefault="007B466C" w:rsidP="006E0F42">
      <w:pPr>
        <w:pStyle w:val="p0"/>
        <w:spacing w:after="120" w:line="400" w:lineRule="exact"/>
        <w:jc w:val="center"/>
        <w:rPr>
          <w:b/>
          <w:color w:val="000000"/>
        </w:rPr>
      </w:pPr>
    </w:p>
    <w:p w14:paraId="280ED1D4" w14:textId="655E01AE"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3-11</w:t>
      </w:r>
      <w:r w:rsidR="007B466C" w:rsidRPr="007B466C">
        <w:rPr>
          <w:rFonts w:hint="eastAsia"/>
          <w:b/>
          <w:color w:val="000000"/>
        </w:rPr>
        <w:t>应用端网卡信息</w:t>
      </w:r>
      <w:r w:rsidR="007B466C" w:rsidRPr="007B466C">
        <w:rPr>
          <w:b/>
          <w:color w:val="000000"/>
        </w:rPr>
        <w:t>表（</w:t>
      </w:r>
      <w:r w:rsidR="007B466C" w:rsidRPr="007B466C">
        <w:rPr>
          <w:b/>
          <w:color w:val="000000"/>
        </w:rPr>
        <w:t>InterfaceInfo</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A5A1109" w14:textId="77777777" w:rsidTr="007B466C">
        <w:trPr>
          <w:trHeight w:val="465"/>
        </w:trPr>
        <w:tc>
          <w:tcPr>
            <w:tcW w:w="1384" w:type="dxa"/>
            <w:shd w:val="clear" w:color="auto" w:fill="99CCFF"/>
            <w:vAlign w:val="center"/>
          </w:tcPr>
          <w:p w14:paraId="293F2A7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74BCF3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25A8572"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55BE2D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BD3F06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CBA18E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53F803D9" w14:textId="77777777" w:rsidTr="007B466C">
        <w:trPr>
          <w:trHeight w:val="285"/>
        </w:trPr>
        <w:tc>
          <w:tcPr>
            <w:tcW w:w="1384" w:type="dxa"/>
            <w:vAlign w:val="center"/>
          </w:tcPr>
          <w:p w14:paraId="4C4C6C2C" w14:textId="77777777" w:rsidR="007B466C" w:rsidRPr="00190C3F" w:rsidRDefault="007B466C" w:rsidP="007B466C">
            <w:pPr>
              <w:spacing w:line="60" w:lineRule="auto"/>
              <w:jc w:val="center"/>
              <w:rPr>
                <w:sz w:val="18"/>
                <w:szCs w:val="18"/>
              </w:rPr>
            </w:pPr>
            <w:r>
              <w:rPr>
                <w:rFonts w:cs="宋体" w:hint="eastAsia"/>
                <w:sz w:val="18"/>
                <w:szCs w:val="18"/>
              </w:rPr>
              <w:t>网卡</w:t>
            </w:r>
            <w:r>
              <w:rPr>
                <w:rFonts w:cs="宋体" w:hint="eastAsia"/>
                <w:sz w:val="18"/>
                <w:szCs w:val="18"/>
              </w:rPr>
              <w:t>ID</w:t>
            </w:r>
          </w:p>
        </w:tc>
        <w:tc>
          <w:tcPr>
            <w:tcW w:w="1418" w:type="dxa"/>
            <w:vAlign w:val="center"/>
          </w:tcPr>
          <w:p w14:paraId="2ADEAF06"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3BED474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InterfaceID</w:t>
            </w:r>
          </w:p>
        </w:tc>
        <w:tc>
          <w:tcPr>
            <w:tcW w:w="851" w:type="dxa"/>
            <w:vAlign w:val="center"/>
          </w:tcPr>
          <w:p w14:paraId="18D36CCC"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2017BF8"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0DFD92DE"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58285A40" w14:textId="77777777" w:rsidTr="007B466C">
        <w:trPr>
          <w:trHeight w:val="285"/>
        </w:trPr>
        <w:tc>
          <w:tcPr>
            <w:tcW w:w="1384" w:type="dxa"/>
            <w:vAlign w:val="center"/>
          </w:tcPr>
          <w:p w14:paraId="6CB88B53" w14:textId="77777777" w:rsidR="007B466C" w:rsidRPr="00190C3F" w:rsidRDefault="007B466C" w:rsidP="007B466C">
            <w:pPr>
              <w:spacing w:line="60" w:lineRule="auto"/>
              <w:jc w:val="center"/>
              <w:rPr>
                <w:sz w:val="18"/>
                <w:szCs w:val="18"/>
              </w:rPr>
            </w:pPr>
            <w:r>
              <w:rPr>
                <w:rFonts w:hint="eastAsia"/>
                <w:sz w:val="18"/>
                <w:szCs w:val="18"/>
              </w:rPr>
              <w:t>网卡名称</w:t>
            </w:r>
          </w:p>
        </w:tc>
        <w:tc>
          <w:tcPr>
            <w:tcW w:w="1418" w:type="dxa"/>
            <w:vAlign w:val="center"/>
          </w:tcPr>
          <w:p w14:paraId="7EC5D3C7"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065A7767"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InterfaceName</w:t>
            </w:r>
          </w:p>
        </w:tc>
        <w:tc>
          <w:tcPr>
            <w:tcW w:w="851" w:type="dxa"/>
            <w:vAlign w:val="center"/>
          </w:tcPr>
          <w:p w14:paraId="57A35281" w14:textId="77777777" w:rsidR="007B466C" w:rsidRPr="00190C3F" w:rsidRDefault="007B466C" w:rsidP="007B466C">
            <w:pPr>
              <w:spacing w:line="60" w:lineRule="auto"/>
              <w:jc w:val="center"/>
              <w:rPr>
                <w:sz w:val="18"/>
                <w:szCs w:val="18"/>
              </w:rPr>
            </w:pPr>
            <w:r w:rsidRPr="00190C3F">
              <w:rPr>
                <w:rFonts w:hint="eastAsia"/>
                <w:sz w:val="18"/>
                <w:szCs w:val="18"/>
              </w:rPr>
              <w:t>非空</w:t>
            </w:r>
          </w:p>
        </w:tc>
        <w:tc>
          <w:tcPr>
            <w:tcW w:w="709" w:type="dxa"/>
            <w:vAlign w:val="center"/>
          </w:tcPr>
          <w:p w14:paraId="2FA0FF86" w14:textId="77777777" w:rsidR="007B466C" w:rsidRPr="00190C3F" w:rsidRDefault="007B466C" w:rsidP="007B466C">
            <w:pPr>
              <w:spacing w:line="60" w:lineRule="auto"/>
              <w:jc w:val="center"/>
              <w:rPr>
                <w:sz w:val="18"/>
                <w:szCs w:val="18"/>
              </w:rPr>
            </w:pPr>
          </w:p>
        </w:tc>
        <w:tc>
          <w:tcPr>
            <w:tcW w:w="2409" w:type="dxa"/>
            <w:vAlign w:val="center"/>
          </w:tcPr>
          <w:p w14:paraId="4E77774B" w14:textId="77777777" w:rsidR="007B466C" w:rsidRPr="00190C3F" w:rsidRDefault="007B466C" w:rsidP="007B466C">
            <w:pPr>
              <w:spacing w:line="60" w:lineRule="auto"/>
              <w:rPr>
                <w:sz w:val="18"/>
                <w:szCs w:val="18"/>
              </w:rPr>
            </w:pPr>
            <w:r>
              <w:rPr>
                <w:rFonts w:hint="eastAsia"/>
                <w:sz w:val="18"/>
                <w:szCs w:val="18"/>
              </w:rPr>
              <w:t>系统获取的网卡名称</w:t>
            </w:r>
          </w:p>
        </w:tc>
      </w:tr>
      <w:tr w:rsidR="007B466C" w:rsidRPr="00190C3F" w14:paraId="108CBB0A" w14:textId="77777777" w:rsidTr="007B466C">
        <w:trPr>
          <w:trHeight w:val="285"/>
        </w:trPr>
        <w:tc>
          <w:tcPr>
            <w:tcW w:w="1384" w:type="dxa"/>
            <w:vAlign w:val="center"/>
          </w:tcPr>
          <w:p w14:paraId="1F1B3992" w14:textId="77777777" w:rsidR="007B466C" w:rsidRPr="00190C3F" w:rsidRDefault="007B466C" w:rsidP="007B466C">
            <w:pPr>
              <w:spacing w:line="60" w:lineRule="auto"/>
              <w:jc w:val="center"/>
              <w:rPr>
                <w:sz w:val="18"/>
                <w:szCs w:val="18"/>
              </w:rPr>
            </w:pPr>
            <w:r>
              <w:rPr>
                <w:rFonts w:hint="eastAsia"/>
                <w:sz w:val="18"/>
                <w:szCs w:val="18"/>
              </w:rPr>
              <w:t>网卡状态</w:t>
            </w:r>
          </w:p>
        </w:tc>
        <w:tc>
          <w:tcPr>
            <w:tcW w:w="1418" w:type="dxa"/>
            <w:vAlign w:val="center"/>
          </w:tcPr>
          <w:p w14:paraId="727C543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6B82C2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InterfaceState</w:t>
            </w:r>
          </w:p>
        </w:tc>
        <w:tc>
          <w:tcPr>
            <w:tcW w:w="851" w:type="dxa"/>
            <w:vAlign w:val="center"/>
          </w:tcPr>
          <w:p w14:paraId="0281DFF5" w14:textId="77777777" w:rsidR="007B466C" w:rsidRPr="00190C3F" w:rsidRDefault="007B466C" w:rsidP="007B466C">
            <w:pPr>
              <w:spacing w:line="60" w:lineRule="auto"/>
              <w:jc w:val="center"/>
              <w:rPr>
                <w:b/>
                <w:bCs/>
                <w:sz w:val="18"/>
                <w:szCs w:val="18"/>
              </w:rPr>
            </w:pPr>
          </w:p>
        </w:tc>
        <w:tc>
          <w:tcPr>
            <w:tcW w:w="709" w:type="dxa"/>
            <w:vAlign w:val="center"/>
          </w:tcPr>
          <w:p w14:paraId="4B79780B" w14:textId="77777777" w:rsidR="007B466C" w:rsidRPr="00190C3F" w:rsidRDefault="007B466C" w:rsidP="007B466C">
            <w:pPr>
              <w:spacing w:line="60" w:lineRule="auto"/>
              <w:jc w:val="center"/>
              <w:rPr>
                <w:sz w:val="18"/>
                <w:szCs w:val="18"/>
              </w:rPr>
            </w:pPr>
          </w:p>
        </w:tc>
        <w:tc>
          <w:tcPr>
            <w:tcW w:w="2409" w:type="dxa"/>
            <w:vAlign w:val="center"/>
          </w:tcPr>
          <w:p w14:paraId="0DFF2720" w14:textId="77777777" w:rsidR="007B466C" w:rsidRPr="00190C3F" w:rsidRDefault="007B466C" w:rsidP="007B466C">
            <w:pPr>
              <w:spacing w:line="60" w:lineRule="auto"/>
              <w:rPr>
                <w:sz w:val="18"/>
                <w:szCs w:val="18"/>
              </w:rPr>
            </w:pPr>
            <w:r>
              <w:rPr>
                <w:rFonts w:hint="eastAsia"/>
                <w:sz w:val="18"/>
                <w:szCs w:val="18"/>
              </w:rPr>
              <w:t>是否处于抓包状态</w:t>
            </w:r>
          </w:p>
        </w:tc>
      </w:tr>
      <w:tr w:rsidR="007B466C" w:rsidRPr="00190C3F" w14:paraId="109F4E9E" w14:textId="77777777" w:rsidTr="007B466C">
        <w:trPr>
          <w:trHeight w:val="285"/>
        </w:trPr>
        <w:tc>
          <w:tcPr>
            <w:tcW w:w="1384" w:type="dxa"/>
            <w:vAlign w:val="center"/>
          </w:tcPr>
          <w:p w14:paraId="01F01BE5"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36AC89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29DABE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55D9DC65" w14:textId="77777777" w:rsidR="007B466C" w:rsidRPr="00190C3F" w:rsidRDefault="007B466C" w:rsidP="007B466C">
            <w:pPr>
              <w:spacing w:line="60" w:lineRule="auto"/>
              <w:jc w:val="center"/>
              <w:rPr>
                <w:sz w:val="18"/>
                <w:szCs w:val="18"/>
              </w:rPr>
            </w:pPr>
          </w:p>
        </w:tc>
        <w:tc>
          <w:tcPr>
            <w:tcW w:w="709" w:type="dxa"/>
            <w:vAlign w:val="center"/>
          </w:tcPr>
          <w:p w14:paraId="21E8F01A" w14:textId="77777777" w:rsidR="007B466C" w:rsidRPr="00190C3F" w:rsidRDefault="007B466C" w:rsidP="007B466C">
            <w:pPr>
              <w:spacing w:line="60" w:lineRule="auto"/>
              <w:jc w:val="center"/>
              <w:rPr>
                <w:sz w:val="18"/>
                <w:szCs w:val="18"/>
              </w:rPr>
            </w:pPr>
          </w:p>
        </w:tc>
        <w:tc>
          <w:tcPr>
            <w:tcW w:w="2409" w:type="dxa"/>
            <w:vAlign w:val="center"/>
          </w:tcPr>
          <w:p w14:paraId="004FCE05"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02FF8825" w14:textId="77777777" w:rsidTr="007B466C">
        <w:trPr>
          <w:trHeight w:val="285"/>
        </w:trPr>
        <w:tc>
          <w:tcPr>
            <w:tcW w:w="1384" w:type="dxa"/>
            <w:vAlign w:val="center"/>
          </w:tcPr>
          <w:p w14:paraId="4A97AABD"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77DE45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3AEAFA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F9695A2" w14:textId="77777777" w:rsidR="007B466C" w:rsidRPr="00190C3F" w:rsidRDefault="007B466C" w:rsidP="007B466C">
            <w:pPr>
              <w:spacing w:line="60" w:lineRule="auto"/>
              <w:jc w:val="center"/>
              <w:rPr>
                <w:sz w:val="18"/>
                <w:szCs w:val="18"/>
              </w:rPr>
            </w:pPr>
          </w:p>
        </w:tc>
        <w:tc>
          <w:tcPr>
            <w:tcW w:w="709" w:type="dxa"/>
            <w:vAlign w:val="center"/>
          </w:tcPr>
          <w:p w14:paraId="1EF71F3A" w14:textId="77777777" w:rsidR="007B466C" w:rsidRPr="00190C3F" w:rsidRDefault="007B466C" w:rsidP="007B466C">
            <w:pPr>
              <w:spacing w:line="60" w:lineRule="auto"/>
              <w:jc w:val="center"/>
              <w:rPr>
                <w:sz w:val="18"/>
                <w:szCs w:val="18"/>
              </w:rPr>
            </w:pPr>
          </w:p>
        </w:tc>
        <w:tc>
          <w:tcPr>
            <w:tcW w:w="2409" w:type="dxa"/>
            <w:vAlign w:val="center"/>
          </w:tcPr>
          <w:p w14:paraId="0975B077"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0245BB2" w14:textId="77777777" w:rsidTr="007B466C">
        <w:trPr>
          <w:trHeight w:val="285"/>
        </w:trPr>
        <w:tc>
          <w:tcPr>
            <w:tcW w:w="1384" w:type="dxa"/>
            <w:vAlign w:val="center"/>
          </w:tcPr>
          <w:p w14:paraId="2016AEC9"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213C297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C0F9FE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1E7673C8" w14:textId="77777777" w:rsidR="007B466C" w:rsidRPr="00190C3F" w:rsidRDefault="007B466C" w:rsidP="007B466C">
            <w:pPr>
              <w:spacing w:line="60" w:lineRule="auto"/>
              <w:jc w:val="center"/>
              <w:rPr>
                <w:sz w:val="18"/>
                <w:szCs w:val="18"/>
              </w:rPr>
            </w:pPr>
          </w:p>
        </w:tc>
        <w:tc>
          <w:tcPr>
            <w:tcW w:w="709" w:type="dxa"/>
            <w:vAlign w:val="center"/>
          </w:tcPr>
          <w:p w14:paraId="414473BB" w14:textId="77777777" w:rsidR="007B466C" w:rsidRPr="00190C3F" w:rsidRDefault="007B466C" w:rsidP="007B466C">
            <w:pPr>
              <w:spacing w:line="60" w:lineRule="auto"/>
              <w:jc w:val="center"/>
              <w:rPr>
                <w:sz w:val="18"/>
                <w:szCs w:val="18"/>
              </w:rPr>
            </w:pPr>
          </w:p>
        </w:tc>
        <w:tc>
          <w:tcPr>
            <w:tcW w:w="2409" w:type="dxa"/>
            <w:vAlign w:val="center"/>
          </w:tcPr>
          <w:p w14:paraId="7A18AFFC" w14:textId="77777777" w:rsidR="007B466C" w:rsidRPr="00190C3F" w:rsidRDefault="007B466C" w:rsidP="007B466C">
            <w:pPr>
              <w:spacing w:line="60" w:lineRule="auto"/>
              <w:rPr>
                <w:sz w:val="18"/>
                <w:szCs w:val="18"/>
              </w:rPr>
            </w:pPr>
            <w:r>
              <w:rPr>
                <w:rFonts w:hint="eastAsia"/>
                <w:sz w:val="18"/>
                <w:szCs w:val="18"/>
              </w:rPr>
              <w:t>保留</w:t>
            </w:r>
          </w:p>
        </w:tc>
      </w:tr>
    </w:tbl>
    <w:p w14:paraId="53BD32B8" w14:textId="77777777" w:rsidR="007B466C" w:rsidRPr="00F249DC" w:rsidRDefault="007B466C" w:rsidP="006E0F42">
      <w:pPr>
        <w:pStyle w:val="p0"/>
        <w:spacing w:after="120" w:line="400" w:lineRule="exact"/>
        <w:jc w:val="center"/>
        <w:rPr>
          <w:b/>
          <w:color w:val="000000"/>
        </w:rPr>
      </w:pPr>
    </w:p>
    <w:p w14:paraId="5844FF20" w14:textId="6B5B4E2B"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3-12</w:t>
      </w:r>
      <w:r w:rsidR="007B466C" w:rsidRPr="007B466C">
        <w:rPr>
          <w:rFonts w:hint="eastAsia"/>
          <w:b/>
          <w:color w:val="000000"/>
        </w:rPr>
        <w:t>应用端系统用户</w:t>
      </w:r>
      <w:r w:rsidR="007B466C" w:rsidRPr="007B466C">
        <w:rPr>
          <w:b/>
          <w:color w:val="000000"/>
        </w:rPr>
        <w:t>表（</w:t>
      </w:r>
      <w:r w:rsidR="007B466C" w:rsidRPr="007B466C">
        <w:rPr>
          <w:rFonts w:hint="eastAsia"/>
          <w:b/>
          <w:color w:val="000000"/>
        </w:rPr>
        <w:t>User</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D9E10F9" w14:textId="77777777" w:rsidTr="007B466C">
        <w:trPr>
          <w:trHeight w:val="465"/>
        </w:trPr>
        <w:tc>
          <w:tcPr>
            <w:tcW w:w="1384" w:type="dxa"/>
            <w:shd w:val="clear" w:color="auto" w:fill="99CCFF"/>
            <w:vAlign w:val="center"/>
          </w:tcPr>
          <w:p w14:paraId="2D476D2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832777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31EAA7D"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3A7F3A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3DE4D63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EFB66A9"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37A994B3" w14:textId="77777777" w:rsidTr="007B466C">
        <w:trPr>
          <w:trHeight w:val="285"/>
        </w:trPr>
        <w:tc>
          <w:tcPr>
            <w:tcW w:w="1384" w:type="dxa"/>
            <w:vAlign w:val="center"/>
          </w:tcPr>
          <w:p w14:paraId="13FE0769" w14:textId="77777777" w:rsidR="007B466C" w:rsidRPr="00190C3F" w:rsidRDefault="007B466C" w:rsidP="007B466C">
            <w:pPr>
              <w:spacing w:line="60" w:lineRule="auto"/>
              <w:jc w:val="center"/>
              <w:rPr>
                <w:sz w:val="18"/>
                <w:szCs w:val="18"/>
              </w:rPr>
            </w:pPr>
            <w:r>
              <w:rPr>
                <w:rFonts w:hint="eastAsia"/>
                <w:sz w:val="18"/>
                <w:szCs w:val="18"/>
              </w:rPr>
              <w:t>用户</w:t>
            </w:r>
            <w:r>
              <w:rPr>
                <w:rFonts w:hint="eastAsia"/>
                <w:sz w:val="18"/>
                <w:szCs w:val="18"/>
              </w:rPr>
              <w:t>ID</w:t>
            </w:r>
          </w:p>
        </w:tc>
        <w:tc>
          <w:tcPr>
            <w:tcW w:w="1418" w:type="dxa"/>
            <w:vAlign w:val="center"/>
          </w:tcPr>
          <w:p w14:paraId="136F10A7"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6DE916A" w14:textId="77777777" w:rsidR="007B466C" w:rsidRPr="00190C3F" w:rsidRDefault="007B466C" w:rsidP="007B466C">
            <w:pPr>
              <w:spacing w:line="60" w:lineRule="auto"/>
              <w:jc w:val="center"/>
              <w:rPr>
                <w:rFonts w:ascii="宋体" w:hAnsi="Courier New" w:cs="Courier New"/>
                <w:sz w:val="18"/>
                <w:szCs w:val="18"/>
              </w:rPr>
            </w:pPr>
            <w:r w:rsidRPr="00957197">
              <w:rPr>
                <w:rFonts w:ascii="宋体" w:hAnsi="Courier New" w:cs="Courier New"/>
                <w:sz w:val="18"/>
                <w:szCs w:val="18"/>
              </w:rPr>
              <w:t>UserID</w:t>
            </w:r>
          </w:p>
        </w:tc>
        <w:tc>
          <w:tcPr>
            <w:tcW w:w="851" w:type="dxa"/>
            <w:vAlign w:val="center"/>
          </w:tcPr>
          <w:p w14:paraId="437D5292"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39D57452"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4CDC39FE"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313AB810" w14:textId="77777777" w:rsidTr="007B466C">
        <w:trPr>
          <w:trHeight w:val="285"/>
        </w:trPr>
        <w:tc>
          <w:tcPr>
            <w:tcW w:w="1384" w:type="dxa"/>
            <w:vAlign w:val="center"/>
          </w:tcPr>
          <w:p w14:paraId="7FBA5F2E" w14:textId="77777777" w:rsidR="007B466C" w:rsidRPr="00190C3F" w:rsidRDefault="007B466C" w:rsidP="007B466C">
            <w:pPr>
              <w:spacing w:line="60" w:lineRule="auto"/>
              <w:jc w:val="center"/>
              <w:rPr>
                <w:sz w:val="18"/>
                <w:szCs w:val="18"/>
              </w:rPr>
            </w:pPr>
            <w:r>
              <w:rPr>
                <w:rFonts w:hint="eastAsia"/>
                <w:sz w:val="18"/>
                <w:szCs w:val="18"/>
              </w:rPr>
              <w:t>用户类型</w:t>
            </w:r>
          </w:p>
        </w:tc>
        <w:tc>
          <w:tcPr>
            <w:tcW w:w="1418" w:type="dxa"/>
            <w:vAlign w:val="center"/>
          </w:tcPr>
          <w:p w14:paraId="2BE264D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7437322" w14:textId="77777777" w:rsidR="007B466C" w:rsidRPr="00190C3F" w:rsidRDefault="007B466C" w:rsidP="007B466C">
            <w:pPr>
              <w:spacing w:line="60" w:lineRule="auto"/>
              <w:jc w:val="center"/>
              <w:rPr>
                <w:rFonts w:ascii="宋体" w:hAnsi="Courier New" w:cs="Courier New"/>
                <w:sz w:val="18"/>
                <w:szCs w:val="18"/>
              </w:rPr>
            </w:pPr>
            <w:r w:rsidRPr="00957197">
              <w:rPr>
                <w:rFonts w:ascii="宋体" w:hAnsi="Courier New" w:cs="Courier New"/>
                <w:sz w:val="18"/>
                <w:szCs w:val="18"/>
              </w:rPr>
              <w:t>UserType</w:t>
            </w:r>
          </w:p>
        </w:tc>
        <w:tc>
          <w:tcPr>
            <w:tcW w:w="851" w:type="dxa"/>
            <w:vAlign w:val="center"/>
          </w:tcPr>
          <w:p w14:paraId="61A4AFD3" w14:textId="77777777" w:rsidR="007B466C" w:rsidRPr="00190C3F"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5FA0EA4" w14:textId="77777777" w:rsidR="007B466C" w:rsidRPr="00190C3F" w:rsidRDefault="007B466C" w:rsidP="007B466C">
            <w:pPr>
              <w:spacing w:line="60" w:lineRule="auto"/>
              <w:jc w:val="center"/>
              <w:rPr>
                <w:sz w:val="18"/>
                <w:szCs w:val="18"/>
              </w:rPr>
            </w:pPr>
          </w:p>
        </w:tc>
        <w:tc>
          <w:tcPr>
            <w:tcW w:w="2409" w:type="dxa"/>
            <w:vAlign w:val="center"/>
          </w:tcPr>
          <w:p w14:paraId="65106D03" w14:textId="77777777" w:rsidR="007B466C" w:rsidRDefault="007B466C" w:rsidP="007B466C">
            <w:pPr>
              <w:spacing w:line="60" w:lineRule="auto"/>
              <w:rPr>
                <w:sz w:val="18"/>
                <w:szCs w:val="18"/>
              </w:rPr>
            </w:pPr>
            <w:r>
              <w:rPr>
                <w:rFonts w:hint="eastAsia"/>
                <w:sz w:val="18"/>
                <w:szCs w:val="18"/>
              </w:rPr>
              <w:t>0-</w:t>
            </w:r>
            <w:r>
              <w:rPr>
                <w:rFonts w:hint="eastAsia"/>
                <w:sz w:val="18"/>
                <w:szCs w:val="18"/>
              </w:rPr>
              <w:t>管理员</w:t>
            </w:r>
          </w:p>
          <w:p w14:paraId="4232F836" w14:textId="77777777" w:rsidR="007B466C" w:rsidRDefault="007B466C" w:rsidP="007B466C">
            <w:pPr>
              <w:spacing w:line="60" w:lineRule="auto"/>
              <w:rPr>
                <w:sz w:val="18"/>
                <w:szCs w:val="18"/>
              </w:rPr>
            </w:pPr>
            <w:r>
              <w:rPr>
                <w:rFonts w:hint="eastAsia"/>
                <w:sz w:val="18"/>
                <w:szCs w:val="18"/>
              </w:rPr>
              <w:t>1-</w:t>
            </w:r>
            <w:r>
              <w:rPr>
                <w:rFonts w:hint="eastAsia"/>
                <w:sz w:val="18"/>
                <w:szCs w:val="18"/>
              </w:rPr>
              <w:t>普通用户</w:t>
            </w:r>
          </w:p>
          <w:p w14:paraId="38690D94" w14:textId="77777777" w:rsidR="007B466C" w:rsidRPr="00190C3F" w:rsidRDefault="007B466C" w:rsidP="007B466C">
            <w:pPr>
              <w:spacing w:line="60" w:lineRule="auto"/>
              <w:rPr>
                <w:sz w:val="18"/>
                <w:szCs w:val="18"/>
              </w:rPr>
            </w:pPr>
            <w:r>
              <w:rPr>
                <w:rFonts w:hint="eastAsia"/>
                <w:sz w:val="18"/>
                <w:szCs w:val="18"/>
              </w:rPr>
              <w:t>2-</w:t>
            </w:r>
            <w:r>
              <w:rPr>
                <w:rFonts w:hint="eastAsia"/>
                <w:sz w:val="18"/>
                <w:szCs w:val="18"/>
              </w:rPr>
              <w:t>审计员</w:t>
            </w:r>
          </w:p>
        </w:tc>
      </w:tr>
      <w:tr w:rsidR="007B466C" w:rsidRPr="00190C3F" w14:paraId="3F4F6E4B" w14:textId="77777777" w:rsidTr="007B466C">
        <w:trPr>
          <w:trHeight w:val="285"/>
        </w:trPr>
        <w:tc>
          <w:tcPr>
            <w:tcW w:w="1384" w:type="dxa"/>
            <w:vAlign w:val="center"/>
          </w:tcPr>
          <w:p w14:paraId="34B41AB9" w14:textId="77777777" w:rsidR="007B466C" w:rsidRPr="00190C3F" w:rsidRDefault="007B466C" w:rsidP="007B466C">
            <w:pPr>
              <w:spacing w:line="60" w:lineRule="auto"/>
              <w:jc w:val="center"/>
              <w:rPr>
                <w:sz w:val="18"/>
                <w:szCs w:val="18"/>
              </w:rPr>
            </w:pPr>
            <w:r>
              <w:rPr>
                <w:rFonts w:hint="eastAsia"/>
                <w:sz w:val="18"/>
                <w:szCs w:val="18"/>
              </w:rPr>
              <w:t>用户名</w:t>
            </w:r>
          </w:p>
        </w:tc>
        <w:tc>
          <w:tcPr>
            <w:tcW w:w="1418" w:type="dxa"/>
            <w:vAlign w:val="center"/>
          </w:tcPr>
          <w:p w14:paraId="7C720E09"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(50)</w:t>
            </w:r>
          </w:p>
        </w:tc>
        <w:tc>
          <w:tcPr>
            <w:tcW w:w="1842" w:type="dxa"/>
            <w:vAlign w:val="center"/>
          </w:tcPr>
          <w:p w14:paraId="3E915F83" w14:textId="77777777" w:rsidR="007B466C" w:rsidRPr="00190C3F"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UserName</w:t>
            </w:r>
          </w:p>
        </w:tc>
        <w:tc>
          <w:tcPr>
            <w:tcW w:w="851" w:type="dxa"/>
            <w:vAlign w:val="center"/>
          </w:tcPr>
          <w:p w14:paraId="6A0A025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D080CE9" w14:textId="77777777" w:rsidR="007B466C" w:rsidRPr="00190C3F" w:rsidRDefault="007B466C" w:rsidP="007B466C">
            <w:pPr>
              <w:spacing w:line="60" w:lineRule="auto"/>
              <w:jc w:val="center"/>
              <w:rPr>
                <w:sz w:val="18"/>
                <w:szCs w:val="18"/>
              </w:rPr>
            </w:pPr>
          </w:p>
        </w:tc>
        <w:tc>
          <w:tcPr>
            <w:tcW w:w="2409" w:type="dxa"/>
            <w:vAlign w:val="center"/>
          </w:tcPr>
          <w:p w14:paraId="58E4098E" w14:textId="77777777" w:rsidR="007B466C" w:rsidRPr="00190C3F" w:rsidRDefault="007B466C" w:rsidP="007B466C">
            <w:pPr>
              <w:spacing w:line="60" w:lineRule="auto"/>
              <w:rPr>
                <w:sz w:val="18"/>
                <w:szCs w:val="18"/>
              </w:rPr>
            </w:pPr>
            <w:r>
              <w:rPr>
                <w:rFonts w:hint="eastAsia"/>
                <w:sz w:val="18"/>
                <w:szCs w:val="18"/>
              </w:rPr>
              <w:t>用户名称</w:t>
            </w:r>
          </w:p>
        </w:tc>
      </w:tr>
      <w:tr w:rsidR="007B466C" w:rsidRPr="00190C3F" w14:paraId="728FDE5D" w14:textId="77777777" w:rsidTr="007B466C">
        <w:trPr>
          <w:trHeight w:val="285"/>
        </w:trPr>
        <w:tc>
          <w:tcPr>
            <w:tcW w:w="1384" w:type="dxa"/>
            <w:vAlign w:val="center"/>
          </w:tcPr>
          <w:p w14:paraId="654707B0" w14:textId="77777777" w:rsidR="007B466C" w:rsidRPr="00190C3F" w:rsidRDefault="007B466C" w:rsidP="007B466C">
            <w:pPr>
              <w:spacing w:line="60" w:lineRule="auto"/>
              <w:jc w:val="center"/>
              <w:rPr>
                <w:sz w:val="18"/>
                <w:szCs w:val="18"/>
              </w:rPr>
            </w:pPr>
            <w:r>
              <w:rPr>
                <w:rFonts w:hint="eastAsia"/>
                <w:sz w:val="18"/>
                <w:szCs w:val="18"/>
              </w:rPr>
              <w:t>密码</w:t>
            </w:r>
          </w:p>
        </w:tc>
        <w:tc>
          <w:tcPr>
            <w:tcW w:w="1418" w:type="dxa"/>
            <w:vAlign w:val="center"/>
          </w:tcPr>
          <w:p w14:paraId="70FEDFF9" w14:textId="77777777" w:rsidR="007B466C" w:rsidRPr="00D95F63"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7CE34904" w14:textId="77777777" w:rsidR="007B466C" w:rsidRPr="00EB60EB"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Password</w:t>
            </w:r>
          </w:p>
        </w:tc>
        <w:tc>
          <w:tcPr>
            <w:tcW w:w="851" w:type="dxa"/>
            <w:vAlign w:val="center"/>
          </w:tcPr>
          <w:p w14:paraId="36751E82"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6202509" w14:textId="77777777" w:rsidR="007B466C" w:rsidRPr="00190C3F" w:rsidRDefault="007B466C" w:rsidP="007B466C">
            <w:pPr>
              <w:spacing w:line="60" w:lineRule="auto"/>
              <w:jc w:val="center"/>
              <w:rPr>
                <w:sz w:val="18"/>
                <w:szCs w:val="18"/>
              </w:rPr>
            </w:pPr>
          </w:p>
        </w:tc>
        <w:tc>
          <w:tcPr>
            <w:tcW w:w="2409" w:type="dxa"/>
            <w:vAlign w:val="center"/>
          </w:tcPr>
          <w:p w14:paraId="5A39B2DE" w14:textId="77777777" w:rsidR="007B466C" w:rsidRPr="00190C3F" w:rsidRDefault="007B466C" w:rsidP="007B466C">
            <w:pPr>
              <w:spacing w:line="60" w:lineRule="auto"/>
              <w:rPr>
                <w:sz w:val="18"/>
                <w:szCs w:val="18"/>
              </w:rPr>
            </w:pPr>
            <w:r>
              <w:rPr>
                <w:rFonts w:hint="eastAsia"/>
                <w:sz w:val="18"/>
                <w:szCs w:val="18"/>
              </w:rPr>
              <w:t>用户密码，加密后存储</w:t>
            </w:r>
          </w:p>
        </w:tc>
      </w:tr>
      <w:tr w:rsidR="007B466C" w:rsidRPr="00190C3F" w14:paraId="10C7F606" w14:textId="77777777" w:rsidTr="007B466C">
        <w:trPr>
          <w:trHeight w:val="285"/>
        </w:trPr>
        <w:tc>
          <w:tcPr>
            <w:tcW w:w="1384" w:type="dxa"/>
            <w:vAlign w:val="center"/>
          </w:tcPr>
          <w:p w14:paraId="14528F52" w14:textId="77777777" w:rsidR="007B466C" w:rsidRPr="00190C3F" w:rsidRDefault="007B466C" w:rsidP="007B466C">
            <w:pPr>
              <w:spacing w:line="60" w:lineRule="auto"/>
              <w:jc w:val="center"/>
              <w:rPr>
                <w:sz w:val="18"/>
                <w:szCs w:val="18"/>
              </w:rPr>
            </w:pPr>
            <w:r>
              <w:rPr>
                <w:rFonts w:hint="eastAsia"/>
                <w:sz w:val="18"/>
                <w:szCs w:val="18"/>
              </w:rPr>
              <w:t>手机号</w:t>
            </w:r>
          </w:p>
        </w:tc>
        <w:tc>
          <w:tcPr>
            <w:tcW w:w="1418" w:type="dxa"/>
            <w:vAlign w:val="center"/>
          </w:tcPr>
          <w:p w14:paraId="3E51083E" w14:textId="77777777" w:rsidR="007B466C" w:rsidRPr="00D95F63"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nchar(12)</w:t>
            </w:r>
          </w:p>
        </w:tc>
        <w:tc>
          <w:tcPr>
            <w:tcW w:w="1842" w:type="dxa"/>
            <w:vAlign w:val="center"/>
          </w:tcPr>
          <w:p w14:paraId="45B608FE" w14:textId="77777777" w:rsidR="007B466C" w:rsidRPr="00EB60EB"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UserPhone</w:t>
            </w:r>
          </w:p>
        </w:tc>
        <w:tc>
          <w:tcPr>
            <w:tcW w:w="851" w:type="dxa"/>
            <w:vAlign w:val="center"/>
          </w:tcPr>
          <w:p w14:paraId="7383C34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0E74DD1" w14:textId="77777777" w:rsidR="007B466C" w:rsidRPr="00190C3F" w:rsidRDefault="007B466C" w:rsidP="007B466C">
            <w:pPr>
              <w:spacing w:line="60" w:lineRule="auto"/>
              <w:jc w:val="center"/>
              <w:rPr>
                <w:sz w:val="18"/>
                <w:szCs w:val="18"/>
              </w:rPr>
            </w:pPr>
          </w:p>
        </w:tc>
        <w:tc>
          <w:tcPr>
            <w:tcW w:w="2409" w:type="dxa"/>
            <w:vAlign w:val="center"/>
          </w:tcPr>
          <w:p w14:paraId="64A1084A" w14:textId="77777777" w:rsidR="007B466C" w:rsidRPr="00190C3F" w:rsidRDefault="007B466C" w:rsidP="007B466C">
            <w:pPr>
              <w:spacing w:line="60" w:lineRule="auto"/>
              <w:rPr>
                <w:sz w:val="18"/>
                <w:szCs w:val="18"/>
              </w:rPr>
            </w:pPr>
            <w:r>
              <w:rPr>
                <w:rFonts w:hint="eastAsia"/>
                <w:sz w:val="18"/>
                <w:szCs w:val="18"/>
              </w:rPr>
              <w:t>用户手机号码，告警推送</w:t>
            </w:r>
          </w:p>
        </w:tc>
      </w:tr>
      <w:tr w:rsidR="007B466C" w:rsidRPr="00190C3F" w14:paraId="08A72885" w14:textId="77777777" w:rsidTr="007B466C">
        <w:trPr>
          <w:trHeight w:val="285"/>
        </w:trPr>
        <w:tc>
          <w:tcPr>
            <w:tcW w:w="1384" w:type="dxa"/>
            <w:vAlign w:val="center"/>
          </w:tcPr>
          <w:p w14:paraId="6235F050" w14:textId="77777777" w:rsidR="007B466C" w:rsidRDefault="007B466C" w:rsidP="007B466C">
            <w:pPr>
              <w:spacing w:line="60" w:lineRule="auto"/>
              <w:jc w:val="center"/>
              <w:rPr>
                <w:sz w:val="18"/>
                <w:szCs w:val="18"/>
              </w:rPr>
            </w:pPr>
            <w:r>
              <w:rPr>
                <w:rFonts w:hint="eastAsia"/>
                <w:sz w:val="18"/>
                <w:szCs w:val="18"/>
              </w:rPr>
              <w:t>行政区代码</w:t>
            </w:r>
          </w:p>
        </w:tc>
        <w:tc>
          <w:tcPr>
            <w:tcW w:w="1418" w:type="dxa"/>
            <w:vAlign w:val="center"/>
          </w:tcPr>
          <w:p w14:paraId="4A510660" w14:textId="77777777" w:rsidR="007B466C" w:rsidRPr="00EB60EB"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16E7E7F" w14:textId="77777777" w:rsidR="007B466C" w:rsidRPr="00EB60EB" w:rsidRDefault="007B466C" w:rsidP="007B466C">
            <w:pPr>
              <w:spacing w:line="60" w:lineRule="auto"/>
              <w:jc w:val="center"/>
              <w:rPr>
                <w:rFonts w:ascii="宋体" w:hAnsi="Courier New" w:cs="Courier New"/>
                <w:sz w:val="18"/>
                <w:szCs w:val="18"/>
              </w:rPr>
            </w:pPr>
            <w:r w:rsidRPr="00CA7C34">
              <w:rPr>
                <w:rFonts w:ascii="宋体" w:hAnsi="Courier New" w:cs="Courier New"/>
                <w:sz w:val="18"/>
                <w:szCs w:val="18"/>
              </w:rPr>
              <w:t>UserAreaID</w:t>
            </w:r>
          </w:p>
        </w:tc>
        <w:tc>
          <w:tcPr>
            <w:tcW w:w="851" w:type="dxa"/>
            <w:vAlign w:val="center"/>
          </w:tcPr>
          <w:p w14:paraId="26F79E03" w14:textId="77777777" w:rsidR="007B466C" w:rsidRPr="00957197" w:rsidRDefault="007B466C" w:rsidP="007B466C">
            <w:pPr>
              <w:spacing w:line="60" w:lineRule="auto"/>
              <w:jc w:val="center"/>
              <w:rPr>
                <w:rFonts w:cs="宋体"/>
                <w:bCs/>
                <w:sz w:val="18"/>
                <w:szCs w:val="18"/>
              </w:rPr>
            </w:pPr>
          </w:p>
        </w:tc>
        <w:tc>
          <w:tcPr>
            <w:tcW w:w="709" w:type="dxa"/>
            <w:vAlign w:val="center"/>
          </w:tcPr>
          <w:p w14:paraId="0475A4B2" w14:textId="77777777" w:rsidR="007B466C" w:rsidRPr="00190C3F" w:rsidRDefault="007B466C" w:rsidP="007B466C">
            <w:pPr>
              <w:spacing w:line="60" w:lineRule="auto"/>
              <w:jc w:val="center"/>
              <w:rPr>
                <w:sz w:val="18"/>
                <w:szCs w:val="18"/>
              </w:rPr>
            </w:pPr>
          </w:p>
        </w:tc>
        <w:tc>
          <w:tcPr>
            <w:tcW w:w="2409" w:type="dxa"/>
            <w:vAlign w:val="center"/>
          </w:tcPr>
          <w:p w14:paraId="303BFEB5" w14:textId="77777777" w:rsidR="007B466C" w:rsidRDefault="007B466C" w:rsidP="007B466C">
            <w:pPr>
              <w:spacing w:line="60" w:lineRule="auto"/>
              <w:rPr>
                <w:sz w:val="18"/>
                <w:szCs w:val="18"/>
              </w:rPr>
            </w:pPr>
            <w:r>
              <w:rPr>
                <w:rFonts w:hint="eastAsia"/>
                <w:sz w:val="18"/>
                <w:szCs w:val="18"/>
              </w:rPr>
              <w:t>用户所属的行政区代码，用于分区域权限</w:t>
            </w:r>
          </w:p>
        </w:tc>
      </w:tr>
      <w:tr w:rsidR="007B466C" w:rsidRPr="00190C3F" w14:paraId="016C4C07" w14:textId="77777777" w:rsidTr="007B466C">
        <w:trPr>
          <w:trHeight w:val="285"/>
        </w:trPr>
        <w:tc>
          <w:tcPr>
            <w:tcW w:w="1384" w:type="dxa"/>
            <w:vAlign w:val="center"/>
          </w:tcPr>
          <w:p w14:paraId="0FCA23B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58C94CE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D97BB1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00F24425" w14:textId="77777777" w:rsidR="007B466C" w:rsidRPr="00190C3F" w:rsidRDefault="007B466C" w:rsidP="007B466C">
            <w:pPr>
              <w:spacing w:line="60" w:lineRule="auto"/>
              <w:jc w:val="center"/>
              <w:rPr>
                <w:sz w:val="18"/>
                <w:szCs w:val="18"/>
              </w:rPr>
            </w:pPr>
          </w:p>
        </w:tc>
        <w:tc>
          <w:tcPr>
            <w:tcW w:w="709" w:type="dxa"/>
            <w:vAlign w:val="center"/>
          </w:tcPr>
          <w:p w14:paraId="692CF58A" w14:textId="77777777" w:rsidR="007B466C" w:rsidRPr="00190C3F" w:rsidRDefault="007B466C" w:rsidP="007B466C">
            <w:pPr>
              <w:spacing w:line="60" w:lineRule="auto"/>
              <w:jc w:val="center"/>
              <w:rPr>
                <w:sz w:val="18"/>
                <w:szCs w:val="18"/>
              </w:rPr>
            </w:pPr>
          </w:p>
        </w:tc>
        <w:tc>
          <w:tcPr>
            <w:tcW w:w="2409" w:type="dxa"/>
            <w:vAlign w:val="center"/>
          </w:tcPr>
          <w:p w14:paraId="7CD48E84"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63CD2B2" w14:textId="77777777" w:rsidTr="007B466C">
        <w:trPr>
          <w:trHeight w:val="285"/>
        </w:trPr>
        <w:tc>
          <w:tcPr>
            <w:tcW w:w="1384" w:type="dxa"/>
            <w:vAlign w:val="center"/>
          </w:tcPr>
          <w:p w14:paraId="32AD5593"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EB8C89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1F4F6B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DA93A72" w14:textId="77777777" w:rsidR="007B466C" w:rsidRPr="00190C3F" w:rsidRDefault="007B466C" w:rsidP="007B466C">
            <w:pPr>
              <w:spacing w:line="60" w:lineRule="auto"/>
              <w:jc w:val="center"/>
              <w:rPr>
                <w:sz w:val="18"/>
                <w:szCs w:val="18"/>
              </w:rPr>
            </w:pPr>
          </w:p>
        </w:tc>
        <w:tc>
          <w:tcPr>
            <w:tcW w:w="709" w:type="dxa"/>
            <w:vAlign w:val="center"/>
          </w:tcPr>
          <w:p w14:paraId="20340633" w14:textId="77777777" w:rsidR="007B466C" w:rsidRPr="00190C3F" w:rsidRDefault="007B466C" w:rsidP="007B466C">
            <w:pPr>
              <w:spacing w:line="60" w:lineRule="auto"/>
              <w:jc w:val="center"/>
              <w:rPr>
                <w:sz w:val="18"/>
                <w:szCs w:val="18"/>
              </w:rPr>
            </w:pPr>
          </w:p>
        </w:tc>
        <w:tc>
          <w:tcPr>
            <w:tcW w:w="2409" w:type="dxa"/>
            <w:vAlign w:val="center"/>
          </w:tcPr>
          <w:p w14:paraId="06DEA3C1"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E7740DD" w14:textId="77777777" w:rsidTr="007B466C">
        <w:trPr>
          <w:trHeight w:val="285"/>
        </w:trPr>
        <w:tc>
          <w:tcPr>
            <w:tcW w:w="1384" w:type="dxa"/>
            <w:vAlign w:val="center"/>
          </w:tcPr>
          <w:p w14:paraId="066BB742"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6D62021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3F81A0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00A81CA" w14:textId="77777777" w:rsidR="007B466C" w:rsidRPr="00190C3F" w:rsidRDefault="007B466C" w:rsidP="007B466C">
            <w:pPr>
              <w:spacing w:line="60" w:lineRule="auto"/>
              <w:jc w:val="center"/>
              <w:rPr>
                <w:sz w:val="18"/>
                <w:szCs w:val="18"/>
              </w:rPr>
            </w:pPr>
          </w:p>
        </w:tc>
        <w:tc>
          <w:tcPr>
            <w:tcW w:w="709" w:type="dxa"/>
            <w:vAlign w:val="center"/>
          </w:tcPr>
          <w:p w14:paraId="6E21EBA9" w14:textId="77777777" w:rsidR="007B466C" w:rsidRPr="00190C3F" w:rsidRDefault="007B466C" w:rsidP="007B466C">
            <w:pPr>
              <w:spacing w:line="60" w:lineRule="auto"/>
              <w:jc w:val="center"/>
              <w:rPr>
                <w:sz w:val="18"/>
                <w:szCs w:val="18"/>
              </w:rPr>
            </w:pPr>
          </w:p>
        </w:tc>
        <w:tc>
          <w:tcPr>
            <w:tcW w:w="2409" w:type="dxa"/>
            <w:vAlign w:val="center"/>
          </w:tcPr>
          <w:p w14:paraId="265AA4F6" w14:textId="77777777" w:rsidR="007B466C" w:rsidRPr="00190C3F" w:rsidRDefault="007B466C" w:rsidP="007B466C">
            <w:pPr>
              <w:spacing w:line="60" w:lineRule="auto"/>
              <w:rPr>
                <w:sz w:val="18"/>
                <w:szCs w:val="18"/>
              </w:rPr>
            </w:pPr>
            <w:r>
              <w:rPr>
                <w:rFonts w:hint="eastAsia"/>
                <w:sz w:val="18"/>
                <w:szCs w:val="18"/>
              </w:rPr>
              <w:t>保留</w:t>
            </w:r>
          </w:p>
        </w:tc>
      </w:tr>
    </w:tbl>
    <w:p w14:paraId="57F29DCD" w14:textId="77777777" w:rsidR="007B466C" w:rsidRPr="00F249DC" w:rsidRDefault="007B466C" w:rsidP="006E0F42">
      <w:pPr>
        <w:pStyle w:val="p0"/>
        <w:spacing w:after="120" w:line="400" w:lineRule="exact"/>
        <w:jc w:val="center"/>
        <w:rPr>
          <w:b/>
          <w:color w:val="000000"/>
        </w:rPr>
      </w:pPr>
    </w:p>
    <w:p w14:paraId="15504DED" w14:textId="67EDDB1B"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3-13</w:t>
      </w:r>
      <w:r w:rsidR="007B466C" w:rsidRPr="007B466C">
        <w:rPr>
          <w:rFonts w:hint="eastAsia"/>
          <w:b/>
          <w:color w:val="000000"/>
        </w:rPr>
        <w:t>应用端操作日志</w:t>
      </w:r>
      <w:r w:rsidR="007B466C" w:rsidRPr="007B466C">
        <w:rPr>
          <w:b/>
          <w:color w:val="000000"/>
        </w:rPr>
        <w:t>表（</w:t>
      </w:r>
      <w:r w:rsidR="007B466C" w:rsidRPr="007B466C">
        <w:rPr>
          <w:b/>
          <w:color w:val="000000"/>
        </w:rPr>
        <w:t>OperateLog</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132D443" w14:textId="77777777" w:rsidTr="007B466C">
        <w:trPr>
          <w:trHeight w:val="465"/>
        </w:trPr>
        <w:tc>
          <w:tcPr>
            <w:tcW w:w="1384" w:type="dxa"/>
            <w:shd w:val="clear" w:color="auto" w:fill="99CCFF"/>
            <w:vAlign w:val="center"/>
          </w:tcPr>
          <w:p w14:paraId="02EA99D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D1D7F1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FA24E7B"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0A9B87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4A15DFA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432F02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03E5C09F" w14:textId="77777777" w:rsidTr="007B466C">
        <w:trPr>
          <w:trHeight w:val="285"/>
        </w:trPr>
        <w:tc>
          <w:tcPr>
            <w:tcW w:w="1384" w:type="dxa"/>
            <w:vAlign w:val="center"/>
          </w:tcPr>
          <w:p w14:paraId="460609F9" w14:textId="77777777" w:rsidR="007B466C" w:rsidRPr="00190C3F" w:rsidRDefault="007B466C" w:rsidP="007B466C">
            <w:pPr>
              <w:jc w:val="center"/>
              <w:rPr>
                <w:sz w:val="18"/>
                <w:szCs w:val="18"/>
              </w:rPr>
            </w:pPr>
            <w:r>
              <w:rPr>
                <w:rFonts w:hint="eastAsia"/>
                <w:sz w:val="18"/>
                <w:szCs w:val="18"/>
              </w:rPr>
              <w:t>操作日志</w:t>
            </w:r>
            <w:r>
              <w:rPr>
                <w:rFonts w:hint="eastAsia"/>
                <w:sz w:val="18"/>
                <w:szCs w:val="18"/>
              </w:rPr>
              <w:t>ID</w:t>
            </w:r>
          </w:p>
        </w:tc>
        <w:tc>
          <w:tcPr>
            <w:tcW w:w="1418" w:type="dxa"/>
            <w:vAlign w:val="center"/>
          </w:tcPr>
          <w:p w14:paraId="70B96434"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13461B6D"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LogID</w:t>
            </w:r>
          </w:p>
        </w:tc>
        <w:tc>
          <w:tcPr>
            <w:tcW w:w="851" w:type="dxa"/>
            <w:vAlign w:val="center"/>
          </w:tcPr>
          <w:p w14:paraId="0396D3E2"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4C4B29D1" w14:textId="77777777" w:rsidR="007B466C" w:rsidRPr="00190C3F" w:rsidRDefault="007B466C" w:rsidP="007B466C">
            <w:pPr>
              <w:jc w:val="center"/>
              <w:rPr>
                <w:sz w:val="18"/>
                <w:szCs w:val="18"/>
              </w:rPr>
            </w:pPr>
            <w:r w:rsidRPr="00190C3F">
              <w:rPr>
                <w:rFonts w:cs="宋体" w:hint="eastAsia"/>
                <w:sz w:val="18"/>
                <w:szCs w:val="18"/>
              </w:rPr>
              <w:t>主键</w:t>
            </w:r>
          </w:p>
        </w:tc>
        <w:tc>
          <w:tcPr>
            <w:tcW w:w="2409" w:type="dxa"/>
            <w:vAlign w:val="center"/>
          </w:tcPr>
          <w:p w14:paraId="7A9010E9" w14:textId="77777777" w:rsidR="007B466C" w:rsidRPr="00190C3F" w:rsidRDefault="007B466C" w:rsidP="007B466C">
            <w:pPr>
              <w:rPr>
                <w:sz w:val="18"/>
                <w:szCs w:val="18"/>
              </w:rPr>
            </w:pPr>
            <w:r>
              <w:rPr>
                <w:rFonts w:hint="eastAsia"/>
                <w:sz w:val="18"/>
                <w:szCs w:val="18"/>
              </w:rPr>
              <w:t>自增主键</w:t>
            </w:r>
          </w:p>
        </w:tc>
      </w:tr>
      <w:tr w:rsidR="007B466C" w:rsidRPr="00190C3F" w14:paraId="478E7D54" w14:textId="77777777" w:rsidTr="007B466C">
        <w:trPr>
          <w:trHeight w:val="285"/>
        </w:trPr>
        <w:tc>
          <w:tcPr>
            <w:tcW w:w="1384" w:type="dxa"/>
            <w:vAlign w:val="center"/>
          </w:tcPr>
          <w:p w14:paraId="201B3E8C" w14:textId="77777777" w:rsidR="007B466C" w:rsidRPr="00190C3F" w:rsidRDefault="007B466C" w:rsidP="007B466C">
            <w:pPr>
              <w:jc w:val="center"/>
              <w:rPr>
                <w:sz w:val="18"/>
                <w:szCs w:val="18"/>
              </w:rPr>
            </w:pPr>
            <w:r>
              <w:rPr>
                <w:rFonts w:hint="eastAsia"/>
                <w:sz w:val="18"/>
                <w:szCs w:val="18"/>
              </w:rPr>
              <w:t>操作时间</w:t>
            </w:r>
          </w:p>
        </w:tc>
        <w:tc>
          <w:tcPr>
            <w:tcW w:w="1418" w:type="dxa"/>
            <w:vAlign w:val="center"/>
          </w:tcPr>
          <w:p w14:paraId="503B4FD5"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datetime</w:t>
            </w:r>
          </w:p>
        </w:tc>
        <w:tc>
          <w:tcPr>
            <w:tcW w:w="1842" w:type="dxa"/>
            <w:vAlign w:val="center"/>
          </w:tcPr>
          <w:p w14:paraId="0E728974"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OperateTime</w:t>
            </w:r>
          </w:p>
        </w:tc>
        <w:tc>
          <w:tcPr>
            <w:tcW w:w="851" w:type="dxa"/>
          </w:tcPr>
          <w:p w14:paraId="5B0FF045" w14:textId="77777777" w:rsidR="007B466C" w:rsidRDefault="007B466C" w:rsidP="007B466C">
            <w:pPr>
              <w:jc w:val="center"/>
            </w:pPr>
            <w:r w:rsidRPr="007B7D5D">
              <w:rPr>
                <w:rFonts w:cs="宋体" w:hint="eastAsia"/>
                <w:bCs/>
                <w:sz w:val="18"/>
                <w:szCs w:val="18"/>
              </w:rPr>
              <w:t>非空</w:t>
            </w:r>
          </w:p>
        </w:tc>
        <w:tc>
          <w:tcPr>
            <w:tcW w:w="709" w:type="dxa"/>
            <w:vAlign w:val="center"/>
          </w:tcPr>
          <w:p w14:paraId="0D816BB3" w14:textId="77777777" w:rsidR="007B466C" w:rsidRPr="00190C3F" w:rsidRDefault="007B466C" w:rsidP="007B466C">
            <w:pPr>
              <w:jc w:val="center"/>
              <w:rPr>
                <w:sz w:val="18"/>
                <w:szCs w:val="18"/>
              </w:rPr>
            </w:pPr>
          </w:p>
        </w:tc>
        <w:tc>
          <w:tcPr>
            <w:tcW w:w="2409" w:type="dxa"/>
            <w:vAlign w:val="center"/>
          </w:tcPr>
          <w:p w14:paraId="390D6355"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51A87B49"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245252E1" w14:textId="77777777" w:rsidTr="007B466C">
        <w:trPr>
          <w:trHeight w:val="285"/>
        </w:trPr>
        <w:tc>
          <w:tcPr>
            <w:tcW w:w="1384" w:type="dxa"/>
            <w:vAlign w:val="center"/>
          </w:tcPr>
          <w:p w14:paraId="406AE93D" w14:textId="77777777" w:rsidR="007B466C" w:rsidRPr="00190C3F" w:rsidRDefault="007B466C" w:rsidP="007B466C">
            <w:pPr>
              <w:jc w:val="center"/>
              <w:rPr>
                <w:sz w:val="18"/>
                <w:szCs w:val="18"/>
              </w:rPr>
            </w:pPr>
            <w:r>
              <w:rPr>
                <w:rFonts w:hint="eastAsia"/>
                <w:sz w:val="18"/>
                <w:szCs w:val="18"/>
              </w:rPr>
              <w:t>操作用户</w:t>
            </w:r>
          </w:p>
        </w:tc>
        <w:tc>
          <w:tcPr>
            <w:tcW w:w="1418" w:type="dxa"/>
            <w:vAlign w:val="center"/>
          </w:tcPr>
          <w:p w14:paraId="6082AE50"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nvarchar(50)</w:t>
            </w:r>
          </w:p>
        </w:tc>
        <w:tc>
          <w:tcPr>
            <w:tcW w:w="1842" w:type="dxa"/>
            <w:vAlign w:val="center"/>
          </w:tcPr>
          <w:p w14:paraId="10661526"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OperateUser</w:t>
            </w:r>
          </w:p>
        </w:tc>
        <w:tc>
          <w:tcPr>
            <w:tcW w:w="851" w:type="dxa"/>
          </w:tcPr>
          <w:p w14:paraId="3745FD5D" w14:textId="77777777" w:rsidR="007B466C" w:rsidRDefault="007B466C" w:rsidP="007B466C">
            <w:pPr>
              <w:jc w:val="center"/>
            </w:pPr>
            <w:r w:rsidRPr="007B7D5D">
              <w:rPr>
                <w:rFonts w:cs="宋体" w:hint="eastAsia"/>
                <w:bCs/>
                <w:sz w:val="18"/>
                <w:szCs w:val="18"/>
              </w:rPr>
              <w:t>非空</w:t>
            </w:r>
          </w:p>
        </w:tc>
        <w:tc>
          <w:tcPr>
            <w:tcW w:w="709" w:type="dxa"/>
            <w:vAlign w:val="center"/>
          </w:tcPr>
          <w:p w14:paraId="1315B939" w14:textId="77777777" w:rsidR="007B466C" w:rsidRPr="00190C3F" w:rsidRDefault="007B466C" w:rsidP="007B466C">
            <w:pPr>
              <w:jc w:val="center"/>
              <w:rPr>
                <w:sz w:val="18"/>
                <w:szCs w:val="18"/>
              </w:rPr>
            </w:pPr>
          </w:p>
        </w:tc>
        <w:tc>
          <w:tcPr>
            <w:tcW w:w="2409" w:type="dxa"/>
            <w:vAlign w:val="center"/>
          </w:tcPr>
          <w:p w14:paraId="436F6A6B" w14:textId="77777777" w:rsidR="007B466C" w:rsidRPr="00190C3F" w:rsidRDefault="007B466C" w:rsidP="007B466C">
            <w:pPr>
              <w:rPr>
                <w:sz w:val="18"/>
                <w:szCs w:val="18"/>
              </w:rPr>
            </w:pPr>
            <w:r>
              <w:rPr>
                <w:rFonts w:hint="eastAsia"/>
                <w:sz w:val="18"/>
                <w:szCs w:val="18"/>
              </w:rPr>
              <w:t>操作用户名称</w:t>
            </w:r>
          </w:p>
        </w:tc>
      </w:tr>
      <w:tr w:rsidR="007B466C" w:rsidRPr="00190C3F" w14:paraId="7A33D6A2" w14:textId="77777777" w:rsidTr="007B466C">
        <w:trPr>
          <w:trHeight w:val="285"/>
        </w:trPr>
        <w:tc>
          <w:tcPr>
            <w:tcW w:w="1384" w:type="dxa"/>
            <w:vAlign w:val="center"/>
          </w:tcPr>
          <w:p w14:paraId="05424A93" w14:textId="77777777" w:rsidR="007B466C" w:rsidRPr="00190C3F" w:rsidRDefault="007B466C" w:rsidP="007B466C">
            <w:pPr>
              <w:jc w:val="center"/>
              <w:rPr>
                <w:sz w:val="18"/>
                <w:szCs w:val="18"/>
              </w:rPr>
            </w:pPr>
            <w:r>
              <w:rPr>
                <w:rFonts w:hint="eastAsia"/>
                <w:sz w:val="18"/>
                <w:szCs w:val="18"/>
              </w:rPr>
              <w:t>操作描述</w:t>
            </w:r>
          </w:p>
        </w:tc>
        <w:tc>
          <w:tcPr>
            <w:tcW w:w="1418" w:type="dxa"/>
            <w:vAlign w:val="center"/>
          </w:tcPr>
          <w:p w14:paraId="5B338BCB" w14:textId="77777777" w:rsidR="007B466C" w:rsidRPr="00D95F63" w:rsidRDefault="007B466C" w:rsidP="007B466C">
            <w:pPr>
              <w:jc w:val="center"/>
              <w:rPr>
                <w:rFonts w:ascii="宋体" w:hAnsi="Courier New" w:cs="Courier New"/>
                <w:sz w:val="18"/>
                <w:szCs w:val="18"/>
              </w:rPr>
            </w:pPr>
            <w:r w:rsidRPr="009C0EFD">
              <w:rPr>
                <w:rFonts w:ascii="宋体" w:hAnsi="Courier New" w:cs="Courier New"/>
                <w:sz w:val="18"/>
                <w:szCs w:val="18"/>
              </w:rPr>
              <w:t>nvarchar(</w:t>
            </w:r>
            <w:r>
              <w:rPr>
                <w:rFonts w:ascii="宋体" w:hAnsi="Courier New" w:cs="Courier New" w:hint="eastAsia"/>
                <w:sz w:val="18"/>
                <w:szCs w:val="18"/>
              </w:rPr>
              <w:t>200</w:t>
            </w:r>
            <w:r w:rsidRPr="009C0EFD">
              <w:rPr>
                <w:rFonts w:ascii="宋体" w:hAnsi="Courier New" w:cs="Courier New"/>
                <w:sz w:val="18"/>
                <w:szCs w:val="18"/>
              </w:rPr>
              <w:t>)</w:t>
            </w:r>
          </w:p>
        </w:tc>
        <w:tc>
          <w:tcPr>
            <w:tcW w:w="1842" w:type="dxa"/>
            <w:vAlign w:val="center"/>
          </w:tcPr>
          <w:p w14:paraId="6386D2E5"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Description</w:t>
            </w:r>
          </w:p>
        </w:tc>
        <w:tc>
          <w:tcPr>
            <w:tcW w:w="851" w:type="dxa"/>
          </w:tcPr>
          <w:p w14:paraId="46558776" w14:textId="77777777" w:rsidR="007B466C" w:rsidRDefault="007B466C" w:rsidP="007B466C">
            <w:pPr>
              <w:jc w:val="center"/>
            </w:pPr>
            <w:r w:rsidRPr="007B7D5D">
              <w:rPr>
                <w:rFonts w:cs="宋体" w:hint="eastAsia"/>
                <w:bCs/>
                <w:sz w:val="18"/>
                <w:szCs w:val="18"/>
              </w:rPr>
              <w:t>非空</w:t>
            </w:r>
          </w:p>
        </w:tc>
        <w:tc>
          <w:tcPr>
            <w:tcW w:w="709" w:type="dxa"/>
            <w:vAlign w:val="center"/>
          </w:tcPr>
          <w:p w14:paraId="5A3AA5C3" w14:textId="77777777" w:rsidR="007B466C" w:rsidRPr="00190C3F" w:rsidRDefault="007B466C" w:rsidP="007B466C">
            <w:pPr>
              <w:jc w:val="center"/>
              <w:rPr>
                <w:sz w:val="18"/>
                <w:szCs w:val="18"/>
              </w:rPr>
            </w:pPr>
          </w:p>
        </w:tc>
        <w:tc>
          <w:tcPr>
            <w:tcW w:w="2409" w:type="dxa"/>
            <w:vAlign w:val="center"/>
          </w:tcPr>
          <w:p w14:paraId="16F61943" w14:textId="77777777" w:rsidR="007B466C" w:rsidRPr="00190C3F" w:rsidRDefault="007B466C" w:rsidP="007B466C">
            <w:pPr>
              <w:rPr>
                <w:sz w:val="18"/>
                <w:szCs w:val="18"/>
              </w:rPr>
            </w:pPr>
            <w:r>
              <w:rPr>
                <w:rFonts w:hint="eastAsia"/>
                <w:sz w:val="18"/>
                <w:szCs w:val="18"/>
              </w:rPr>
              <w:t>具体操作行为描述</w:t>
            </w:r>
          </w:p>
        </w:tc>
      </w:tr>
      <w:tr w:rsidR="007B466C" w:rsidRPr="00190C3F" w14:paraId="6A8B176C" w14:textId="77777777" w:rsidTr="007B466C">
        <w:trPr>
          <w:trHeight w:val="285"/>
        </w:trPr>
        <w:tc>
          <w:tcPr>
            <w:tcW w:w="1384" w:type="dxa"/>
            <w:vAlign w:val="center"/>
          </w:tcPr>
          <w:p w14:paraId="31BE0701"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621F7878"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C5D7BE4"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5966D409" w14:textId="77777777" w:rsidR="007B466C" w:rsidRPr="00190C3F" w:rsidRDefault="007B466C" w:rsidP="007B466C">
            <w:pPr>
              <w:jc w:val="center"/>
              <w:rPr>
                <w:sz w:val="18"/>
                <w:szCs w:val="18"/>
              </w:rPr>
            </w:pPr>
          </w:p>
        </w:tc>
        <w:tc>
          <w:tcPr>
            <w:tcW w:w="709" w:type="dxa"/>
            <w:vAlign w:val="center"/>
          </w:tcPr>
          <w:p w14:paraId="58E140FF" w14:textId="77777777" w:rsidR="007B466C" w:rsidRPr="00190C3F" w:rsidRDefault="007B466C" w:rsidP="007B466C">
            <w:pPr>
              <w:jc w:val="center"/>
              <w:rPr>
                <w:sz w:val="18"/>
                <w:szCs w:val="18"/>
              </w:rPr>
            </w:pPr>
          </w:p>
        </w:tc>
        <w:tc>
          <w:tcPr>
            <w:tcW w:w="2409" w:type="dxa"/>
            <w:vAlign w:val="center"/>
          </w:tcPr>
          <w:p w14:paraId="54876DC6" w14:textId="77777777" w:rsidR="007B466C" w:rsidRPr="00190C3F" w:rsidRDefault="007B466C" w:rsidP="007B466C">
            <w:pPr>
              <w:rPr>
                <w:sz w:val="18"/>
                <w:szCs w:val="18"/>
              </w:rPr>
            </w:pPr>
            <w:r>
              <w:rPr>
                <w:rFonts w:hint="eastAsia"/>
                <w:sz w:val="18"/>
                <w:szCs w:val="18"/>
              </w:rPr>
              <w:t>保留</w:t>
            </w:r>
          </w:p>
        </w:tc>
      </w:tr>
      <w:tr w:rsidR="007B466C" w:rsidRPr="00190C3F" w14:paraId="1C85F741" w14:textId="77777777" w:rsidTr="007B466C">
        <w:trPr>
          <w:trHeight w:val="285"/>
        </w:trPr>
        <w:tc>
          <w:tcPr>
            <w:tcW w:w="1384" w:type="dxa"/>
            <w:vAlign w:val="center"/>
          </w:tcPr>
          <w:p w14:paraId="750E89E9"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49CD9D44"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01709A6"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EDA1E3D" w14:textId="77777777" w:rsidR="007B466C" w:rsidRPr="00190C3F" w:rsidRDefault="007B466C" w:rsidP="007B466C">
            <w:pPr>
              <w:jc w:val="center"/>
              <w:rPr>
                <w:sz w:val="18"/>
                <w:szCs w:val="18"/>
              </w:rPr>
            </w:pPr>
          </w:p>
        </w:tc>
        <w:tc>
          <w:tcPr>
            <w:tcW w:w="709" w:type="dxa"/>
            <w:vAlign w:val="center"/>
          </w:tcPr>
          <w:p w14:paraId="50C6EA98" w14:textId="77777777" w:rsidR="007B466C" w:rsidRPr="00190C3F" w:rsidRDefault="007B466C" w:rsidP="007B466C">
            <w:pPr>
              <w:jc w:val="center"/>
              <w:rPr>
                <w:sz w:val="18"/>
                <w:szCs w:val="18"/>
              </w:rPr>
            </w:pPr>
          </w:p>
        </w:tc>
        <w:tc>
          <w:tcPr>
            <w:tcW w:w="2409" w:type="dxa"/>
            <w:vAlign w:val="center"/>
          </w:tcPr>
          <w:p w14:paraId="7A229A4A" w14:textId="77777777" w:rsidR="007B466C" w:rsidRPr="00190C3F" w:rsidRDefault="007B466C" w:rsidP="007B466C">
            <w:pPr>
              <w:rPr>
                <w:sz w:val="18"/>
                <w:szCs w:val="18"/>
              </w:rPr>
            </w:pPr>
            <w:r>
              <w:rPr>
                <w:rFonts w:hint="eastAsia"/>
                <w:sz w:val="18"/>
                <w:szCs w:val="18"/>
              </w:rPr>
              <w:t>保留</w:t>
            </w:r>
          </w:p>
        </w:tc>
      </w:tr>
      <w:tr w:rsidR="007B466C" w:rsidRPr="00190C3F" w14:paraId="2DCE6652" w14:textId="77777777" w:rsidTr="007B466C">
        <w:trPr>
          <w:trHeight w:val="285"/>
        </w:trPr>
        <w:tc>
          <w:tcPr>
            <w:tcW w:w="1384" w:type="dxa"/>
            <w:vAlign w:val="center"/>
          </w:tcPr>
          <w:p w14:paraId="5A6B4184"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5FBD5B0A"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E5A72A9"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EEDAA0A" w14:textId="77777777" w:rsidR="007B466C" w:rsidRPr="00190C3F" w:rsidRDefault="007B466C" w:rsidP="007B466C">
            <w:pPr>
              <w:jc w:val="center"/>
              <w:rPr>
                <w:sz w:val="18"/>
                <w:szCs w:val="18"/>
              </w:rPr>
            </w:pPr>
          </w:p>
        </w:tc>
        <w:tc>
          <w:tcPr>
            <w:tcW w:w="709" w:type="dxa"/>
            <w:vAlign w:val="center"/>
          </w:tcPr>
          <w:p w14:paraId="2EA12A29" w14:textId="77777777" w:rsidR="007B466C" w:rsidRPr="00190C3F" w:rsidRDefault="007B466C" w:rsidP="007B466C">
            <w:pPr>
              <w:jc w:val="center"/>
              <w:rPr>
                <w:sz w:val="18"/>
                <w:szCs w:val="18"/>
              </w:rPr>
            </w:pPr>
          </w:p>
        </w:tc>
        <w:tc>
          <w:tcPr>
            <w:tcW w:w="2409" w:type="dxa"/>
            <w:vAlign w:val="center"/>
          </w:tcPr>
          <w:p w14:paraId="77DB295A" w14:textId="77777777" w:rsidR="007B466C" w:rsidRPr="00190C3F" w:rsidRDefault="007B466C" w:rsidP="007B466C">
            <w:pPr>
              <w:rPr>
                <w:sz w:val="18"/>
                <w:szCs w:val="18"/>
              </w:rPr>
            </w:pPr>
            <w:r>
              <w:rPr>
                <w:rFonts w:hint="eastAsia"/>
                <w:sz w:val="18"/>
                <w:szCs w:val="18"/>
              </w:rPr>
              <w:t>保留</w:t>
            </w:r>
          </w:p>
        </w:tc>
      </w:tr>
    </w:tbl>
    <w:p w14:paraId="5E904BF2" w14:textId="77777777" w:rsidR="007B466C" w:rsidRPr="00F249DC" w:rsidRDefault="007B466C" w:rsidP="006E0F42">
      <w:pPr>
        <w:pStyle w:val="p0"/>
        <w:spacing w:after="120" w:line="400" w:lineRule="exact"/>
        <w:jc w:val="center"/>
        <w:rPr>
          <w:b/>
          <w:color w:val="000000"/>
        </w:rPr>
      </w:pPr>
    </w:p>
    <w:p w14:paraId="03B1286A" w14:textId="679846A1"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3-14</w:t>
      </w:r>
      <w:r w:rsidR="007B466C" w:rsidRPr="007B466C">
        <w:rPr>
          <w:rFonts w:hint="eastAsia"/>
          <w:b/>
          <w:color w:val="000000"/>
        </w:rPr>
        <w:t>监控对象信息</w:t>
      </w:r>
      <w:r w:rsidR="007B466C" w:rsidRPr="007B466C">
        <w:rPr>
          <w:b/>
          <w:color w:val="000000"/>
        </w:rPr>
        <w:t>表（</w:t>
      </w:r>
      <w:r w:rsidR="007B466C" w:rsidRPr="007B466C">
        <w:rPr>
          <w:b/>
          <w:color w:val="000000"/>
        </w:rPr>
        <w:t>ObjectInfo</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4F2DE2CB" w14:textId="77777777" w:rsidTr="007B466C">
        <w:trPr>
          <w:trHeight w:val="465"/>
        </w:trPr>
        <w:tc>
          <w:tcPr>
            <w:tcW w:w="1384" w:type="dxa"/>
            <w:shd w:val="clear" w:color="auto" w:fill="99CCFF"/>
            <w:vAlign w:val="center"/>
          </w:tcPr>
          <w:p w14:paraId="27ADCCF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19CE03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0A53936D"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34B7B7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41CC46E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54C9722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78BB248F" w14:textId="77777777" w:rsidTr="007B466C">
        <w:trPr>
          <w:trHeight w:val="285"/>
        </w:trPr>
        <w:tc>
          <w:tcPr>
            <w:tcW w:w="1384" w:type="dxa"/>
            <w:vAlign w:val="center"/>
          </w:tcPr>
          <w:p w14:paraId="2E62534C" w14:textId="77777777" w:rsidR="007B466C" w:rsidRPr="00190C3F" w:rsidRDefault="007B466C" w:rsidP="007B466C">
            <w:pPr>
              <w:spacing w:line="60" w:lineRule="auto"/>
              <w:jc w:val="center"/>
              <w:rPr>
                <w:sz w:val="18"/>
                <w:szCs w:val="18"/>
              </w:rPr>
            </w:pPr>
            <w:r>
              <w:rPr>
                <w:rFonts w:hint="eastAsia"/>
                <w:sz w:val="18"/>
                <w:szCs w:val="18"/>
              </w:rPr>
              <w:t>监控对象</w:t>
            </w:r>
            <w:r>
              <w:rPr>
                <w:rFonts w:hint="eastAsia"/>
                <w:sz w:val="18"/>
                <w:szCs w:val="18"/>
              </w:rPr>
              <w:t>IMEIID</w:t>
            </w:r>
          </w:p>
        </w:tc>
        <w:tc>
          <w:tcPr>
            <w:tcW w:w="1418" w:type="dxa"/>
            <w:vAlign w:val="center"/>
          </w:tcPr>
          <w:p w14:paraId="0D226460"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7B718193"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IMEI_IMEI</w:t>
            </w:r>
            <w:r w:rsidRPr="00740F88">
              <w:rPr>
                <w:rFonts w:ascii="宋体" w:hAnsi="Courier New" w:cs="Courier New"/>
                <w:sz w:val="18"/>
                <w:szCs w:val="18"/>
              </w:rPr>
              <w:t>ID</w:t>
            </w:r>
          </w:p>
        </w:tc>
        <w:tc>
          <w:tcPr>
            <w:tcW w:w="851" w:type="dxa"/>
            <w:vAlign w:val="center"/>
          </w:tcPr>
          <w:p w14:paraId="4C84E847"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21CFB9A5" w14:textId="77777777" w:rsidR="007B466C" w:rsidRPr="00190C3F" w:rsidRDefault="007B466C" w:rsidP="007B466C">
            <w:pPr>
              <w:spacing w:line="60" w:lineRule="auto"/>
              <w:jc w:val="center"/>
              <w:rPr>
                <w:sz w:val="18"/>
                <w:szCs w:val="18"/>
              </w:rPr>
            </w:pPr>
            <w:r>
              <w:rPr>
                <w:rFonts w:cs="宋体" w:hint="eastAsia"/>
                <w:sz w:val="18"/>
                <w:szCs w:val="18"/>
              </w:rPr>
              <w:t>复合主键</w:t>
            </w:r>
          </w:p>
        </w:tc>
        <w:tc>
          <w:tcPr>
            <w:tcW w:w="2409" w:type="dxa"/>
            <w:vAlign w:val="center"/>
          </w:tcPr>
          <w:p w14:paraId="3911BE37" w14:textId="77777777" w:rsidR="007B466C" w:rsidRPr="00190C3F" w:rsidRDefault="007B466C" w:rsidP="007B466C">
            <w:pPr>
              <w:spacing w:line="60" w:lineRule="auto"/>
              <w:rPr>
                <w:sz w:val="18"/>
                <w:szCs w:val="18"/>
              </w:rPr>
            </w:pPr>
          </w:p>
        </w:tc>
      </w:tr>
      <w:tr w:rsidR="007B466C" w:rsidRPr="00190C3F" w14:paraId="5C46A29A" w14:textId="77777777" w:rsidTr="007B466C">
        <w:trPr>
          <w:trHeight w:val="285"/>
        </w:trPr>
        <w:tc>
          <w:tcPr>
            <w:tcW w:w="1384" w:type="dxa"/>
            <w:vAlign w:val="center"/>
          </w:tcPr>
          <w:p w14:paraId="3E768752" w14:textId="77777777" w:rsidR="007B466C" w:rsidRDefault="007B466C" w:rsidP="007B466C">
            <w:pPr>
              <w:spacing w:line="60" w:lineRule="auto"/>
              <w:jc w:val="center"/>
              <w:rPr>
                <w:sz w:val="18"/>
                <w:szCs w:val="18"/>
              </w:rPr>
            </w:pPr>
            <w:r>
              <w:rPr>
                <w:rFonts w:hint="eastAsia"/>
                <w:sz w:val="18"/>
                <w:szCs w:val="18"/>
              </w:rPr>
              <w:t>监控对象</w:t>
            </w:r>
            <w:r>
              <w:rPr>
                <w:rFonts w:hint="eastAsia"/>
                <w:sz w:val="18"/>
                <w:szCs w:val="18"/>
              </w:rPr>
              <w:t>IMSIID</w:t>
            </w:r>
          </w:p>
        </w:tc>
        <w:tc>
          <w:tcPr>
            <w:tcW w:w="1418" w:type="dxa"/>
            <w:vAlign w:val="center"/>
          </w:tcPr>
          <w:p w14:paraId="64323AEA" w14:textId="77777777" w:rsidR="007B466C"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760B12F3"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IMSI_IMSIID</w:t>
            </w:r>
          </w:p>
        </w:tc>
        <w:tc>
          <w:tcPr>
            <w:tcW w:w="851" w:type="dxa"/>
            <w:vAlign w:val="center"/>
          </w:tcPr>
          <w:p w14:paraId="21E2DC5B"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172C4E13" w14:textId="77777777" w:rsidR="007B466C" w:rsidRPr="00190C3F" w:rsidRDefault="007B466C" w:rsidP="007B466C">
            <w:pPr>
              <w:spacing w:line="60" w:lineRule="auto"/>
              <w:jc w:val="center"/>
              <w:rPr>
                <w:rFonts w:cs="宋体"/>
                <w:sz w:val="18"/>
                <w:szCs w:val="18"/>
              </w:rPr>
            </w:pPr>
            <w:r>
              <w:rPr>
                <w:rFonts w:cs="宋体" w:hint="eastAsia"/>
                <w:sz w:val="18"/>
                <w:szCs w:val="18"/>
              </w:rPr>
              <w:t>复合主键</w:t>
            </w:r>
          </w:p>
        </w:tc>
        <w:tc>
          <w:tcPr>
            <w:tcW w:w="2409" w:type="dxa"/>
            <w:vAlign w:val="center"/>
          </w:tcPr>
          <w:p w14:paraId="19BBFF87" w14:textId="77777777" w:rsidR="007B466C" w:rsidRDefault="007B466C" w:rsidP="007B466C">
            <w:pPr>
              <w:spacing w:line="60" w:lineRule="auto"/>
              <w:rPr>
                <w:sz w:val="18"/>
                <w:szCs w:val="18"/>
              </w:rPr>
            </w:pPr>
          </w:p>
        </w:tc>
      </w:tr>
      <w:tr w:rsidR="007B466C" w:rsidRPr="00190C3F" w14:paraId="1C182AC9" w14:textId="77777777" w:rsidTr="007B466C">
        <w:trPr>
          <w:trHeight w:val="285"/>
        </w:trPr>
        <w:tc>
          <w:tcPr>
            <w:tcW w:w="1384" w:type="dxa"/>
            <w:vAlign w:val="center"/>
          </w:tcPr>
          <w:p w14:paraId="1CD8CF81" w14:textId="77777777" w:rsidR="007B466C" w:rsidRPr="00190C3F" w:rsidRDefault="007B466C" w:rsidP="007B466C">
            <w:pPr>
              <w:spacing w:line="60" w:lineRule="auto"/>
              <w:jc w:val="center"/>
              <w:rPr>
                <w:sz w:val="18"/>
                <w:szCs w:val="18"/>
              </w:rPr>
            </w:pPr>
            <w:r>
              <w:rPr>
                <w:rFonts w:hint="eastAsia"/>
                <w:sz w:val="18"/>
                <w:szCs w:val="18"/>
              </w:rPr>
              <w:t>监控对象名字</w:t>
            </w:r>
          </w:p>
        </w:tc>
        <w:tc>
          <w:tcPr>
            <w:tcW w:w="1418" w:type="dxa"/>
            <w:vAlign w:val="center"/>
          </w:tcPr>
          <w:p w14:paraId="449D4E5F"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nvarchar(50)</w:t>
            </w:r>
          </w:p>
        </w:tc>
        <w:tc>
          <w:tcPr>
            <w:tcW w:w="1842" w:type="dxa"/>
            <w:vAlign w:val="center"/>
          </w:tcPr>
          <w:p w14:paraId="61D4696D"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ObjectName</w:t>
            </w:r>
          </w:p>
        </w:tc>
        <w:tc>
          <w:tcPr>
            <w:tcW w:w="851" w:type="dxa"/>
            <w:vAlign w:val="center"/>
          </w:tcPr>
          <w:p w14:paraId="2CDD6F6A" w14:textId="77777777" w:rsidR="007B466C" w:rsidRPr="00190C3F" w:rsidRDefault="007B466C" w:rsidP="007B466C">
            <w:pPr>
              <w:spacing w:line="60" w:lineRule="auto"/>
              <w:jc w:val="center"/>
              <w:rPr>
                <w:sz w:val="18"/>
                <w:szCs w:val="18"/>
              </w:rPr>
            </w:pPr>
          </w:p>
        </w:tc>
        <w:tc>
          <w:tcPr>
            <w:tcW w:w="709" w:type="dxa"/>
            <w:vAlign w:val="center"/>
          </w:tcPr>
          <w:p w14:paraId="4607EFCD" w14:textId="77777777" w:rsidR="007B466C" w:rsidRPr="00190C3F" w:rsidRDefault="007B466C" w:rsidP="007B466C">
            <w:pPr>
              <w:spacing w:line="60" w:lineRule="auto"/>
              <w:jc w:val="center"/>
              <w:rPr>
                <w:sz w:val="18"/>
                <w:szCs w:val="18"/>
              </w:rPr>
            </w:pPr>
          </w:p>
        </w:tc>
        <w:tc>
          <w:tcPr>
            <w:tcW w:w="2409" w:type="dxa"/>
            <w:vAlign w:val="center"/>
          </w:tcPr>
          <w:p w14:paraId="39877173" w14:textId="77777777" w:rsidR="007B466C" w:rsidRPr="00190C3F" w:rsidRDefault="007B466C" w:rsidP="007B466C">
            <w:pPr>
              <w:spacing w:line="60" w:lineRule="auto"/>
              <w:rPr>
                <w:sz w:val="18"/>
                <w:szCs w:val="18"/>
              </w:rPr>
            </w:pPr>
          </w:p>
        </w:tc>
      </w:tr>
      <w:tr w:rsidR="007B466C" w:rsidRPr="00190C3F" w14:paraId="2D4666FD" w14:textId="77777777" w:rsidTr="007B466C">
        <w:trPr>
          <w:trHeight w:val="285"/>
        </w:trPr>
        <w:tc>
          <w:tcPr>
            <w:tcW w:w="1384" w:type="dxa"/>
            <w:vAlign w:val="center"/>
          </w:tcPr>
          <w:p w14:paraId="662E2AF9" w14:textId="77777777" w:rsidR="007B466C" w:rsidRPr="00190C3F" w:rsidRDefault="007B466C" w:rsidP="007B466C">
            <w:pPr>
              <w:spacing w:line="60" w:lineRule="auto"/>
              <w:jc w:val="center"/>
              <w:rPr>
                <w:sz w:val="18"/>
                <w:szCs w:val="18"/>
              </w:rPr>
            </w:pPr>
            <w:r>
              <w:rPr>
                <w:rFonts w:hint="eastAsia"/>
                <w:sz w:val="18"/>
                <w:szCs w:val="18"/>
              </w:rPr>
              <w:t>对象手机号</w:t>
            </w:r>
          </w:p>
        </w:tc>
        <w:tc>
          <w:tcPr>
            <w:tcW w:w="1418" w:type="dxa"/>
            <w:vAlign w:val="center"/>
          </w:tcPr>
          <w:p w14:paraId="14337704"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nchar(12)</w:t>
            </w:r>
          </w:p>
        </w:tc>
        <w:tc>
          <w:tcPr>
            <w:tcW w:w="1842" w:type="dxa"/>
            <w:vAlign w:val="center"/>
          </w:tcPr>
          <w:p w14:paraId="15697ECA"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ObjectPhone</w:t>
            </w:r>
          </w:p>
        </w:tc>
        <w:tc>
          <w:tcPr>
            <w:tcW w:w="851" w:type="dxa"/>
            <w:vAlign w:val="center"/>
          </w:tcPr>
          <w:p w14:paraId="0B31D6EA" w14:textId="77777777" w:rsidR="007B466C" w:rsidRPr="00190C3F" w:rsidRDefault="007B466C" w:rsidP="007B466C">
            <w:pPr>
              <w:spacing w:line="60" w:lineRule="auto"/>
              <w:jc w:val="center"/>
              <w:rPr>
                <w:b/>
                <w:bCs/>
                <w:sz w:val="18"/>
                <w:szCs w:val="18"/>
              </w:rPr>
            </w:pPr>
          </w:p>
        </w:tc>
        <w:tc>
          <w:tcPr>
            <w:tcW w:w="709" w:type="dxa"/>
            <w:vAlign w:val="center"/>
          </w:tcPr>
          <w:p w14:paraId="120E8615" w14:textId="77777777" w:rsidR="007B466C" w:rsidRPr="00190C3F" w:rsidRDefault="007B466C" w:rsidP="007B466C">
            <w:pPr>
              <w:spacing w:line="60" w:lineRule="auto"/>
              <w:jc w:val="center"/>
              <w:rPr>
                <w:sz w:val="18"/>
                <w:szCs w:val="18"/>
              </w:rPr>
            </w:pPr>
          </w:p>
        </w:tc>
        <w:tc>
          <w:tcPr>
            <w:tcW w:w="2409" w:type="dxa"/>
            <w:vAlign w:val="center"/>
          </w:tcPr>
          <w:p w14:paraId="523A9A83" w14:textId="77777777" w:rsidR="007B466C" w:rsidRPr="00190C3F" w:rsidRDefault="007B466C" w:rsidP="007B466C">
            <w:pPr>
              <w:spacing w:line="60" w:lineRule="auto"/>
              <w:rPr>
                <w:sz w:val="18"/>
                <w:szCs w:val="18"/>
              </w:rPr>
            </w:pPr>
          </w:p>
        </w:tc>
      </w:tr>
      <w:tr w:rsidR="007B466C" w:rsidRPr="00190C3F" w14:paraId="49E3B801" w14:textId="77777777" w:rsidTr="007B466C">
        <w:trPr>
          <w:trHeight w:val="285"/>
        </w:trPr>
        <w:tc>
          <w:tcPr>
            <w:tcW w:w="1384" w:type="dxa"/>
            <w:vAlign w:val="center"/>
          </w:tcPr>
          <w:p w14:paraId="00E9B1C2" w14:textId="77777777" w:rsidR="007B466C" w:rsidRPr="00190C3F" w:rsidRDefault="007B466C" w:rsidP="007B466C">
            <w:pPr>
              <w:spacing w:line="60" w:lineRule="auto"/>
              <w:jc w:val="center"/>
              <w:rPr>
                <w:sz w:val="18"/>
                <w:szCs w:val="18"/>
              </w:rPr>
            </w:pPr>
            <w:r>
              <w:rPr>
                <w:rFonts w:hint="eastAsia"/>
                <w:sz w:val="18"/>
                <w:szCs w:val="18"/>
              </w:rPr>
              <w:t>对象</w:t>
            </w:r>
            <w:r>
              <w:rPr>
                <w:rFonts w:hint="eastAsia"/>
                <w:sz w:val="18"/>
                <w:szCs w:val="18"/>
              </w:rPr>
              <w:t>IMSI</w:t>
            </w:r>
            <w:r>
              <w:rPr>
                <w:rFonts w:hint="eastAsia"/>
                <w:sz w:val="18"/>
                <w:szCs w:val="18"/>
              </w:rPr>
              <w:t>号</w:t>
            </w:r>
          </w:p>
        </w:tc>
        <w:tc>
          <w:tcPr>
            <w:tcW w:w="1418" w:type="dxa"/>
            <w:vAlign w:val="center"/>
          </w:tcPr>
          <w:p w14:paraId="20551BA5" w14:textId="77777777" w:rsidR="007B466C" w:rsidRPr="00D95F63"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7C125D4F"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ObjectIMSI</w:t>
            </w:r>
          </w:p>
        </w:tc>
        <w:tc>
          <w:tcPr>
            <w:tcW w:w="851" w:type="dxa"/>
            <w:vAlign w:val="center"/>
          </w:tcPr>
          <w:p w14:paraId="67929945" w14:textId="77777777" w:rsidR="007B466C" w:rsidRPr="00190C3F" w:rsidRDefault="007B466C" w:rsidP="007B466C">
            <w:pPr>
              <w:spacing w:line="60" w:lineRule="auto"/>
              <w:jc w:val="center"/>
              <w:rPr>
                <w:b/>
                <w:bCs/>
                <w:sz w:val="18"/>
                <w:szCs w:val="18"/>
              </w:rPr>
            </w:pPr>
          </w:p>
        </w:tc>
        <w:tc>
          <w:tcPr>
            <w:tcW w:w="709" w:type="dxa"/>
            <w:vAlign w:val="center"/>
          </w:tcPr>
          <w:p w14:paraId="7E0ECE25" w14:textId="77777777" w:rsidR="007B466C" w:rsidRPr="00190C3F" w:rsidRDefault="007B466C" w:rsidP="007B466C">
            <w:pPr>
              <w:spacing w:line="60" w:lineRule="auto"/>
              <w:jc w:val="center"/>
              <w:rPr>
                <w:sz w:val="18"/>
                <w:szCs w:val="18"/>
              </w:rPr>
            </w:pPr>
          </w:p>
        </w:tc>
        <w:tc>
          <w:tcPr>
            <w:tcW w:w="2409" w:type="dxa"/>
            <w:vAlign w:val="center"/>
          </w:tcPr>
          <w:p w14:paraId="190758BB" w14:textId="77777777" w:rsidR="007B466C" w:rsidRPr="00190C3F" w:rsidRDefault="007B466C" w:rsidP="007B466C">
            <w:pPr>
              <w:spacing w:line="60" w:lineRule="auto"/>
              <w:rPr>
                <w:sz w:val="18"/>
                <w:szCs w:val="18"/>
              </w:rPr>
            </w:pPr>
          </w:p>
        </w:tc>
      </w:tr>
      <w:tr w:rsidR="007B466C" w:rsidRPr="00190C3F" w14:paraId="6E86FD24" w14:textId="77777777" w:rsidTr="007B466C">
        <w:trPr>
          <w:trHeight w:val="285"/>
        </w:trPr>
        <w:tc>
          <w:tcPr>
            <w:tcW w:w="1384" w:type="dxa"/>
            <w:vAlign w:val="center"/>
          </w:tcPr>
          <w:p w14:paraId="4016CF70" w14:textId="77777777" w:rsidR="007B466C" w:rsidRPr="00190C3F" w:rsidRDefault="007B466C" w:rsidP="007B466C">
            <w:pPr>
              <w:spacing w:line="60" w:lineRule="auto"/>
              <w:jc w:val="center"/>
              <w:rPr>
                <w:sz w:val="18"/>
                <w:szCs w:val="18"/>
              </w:rPr>
            </w:pPr>
            <w:r>
              <w:rPr>
                <w:rFonts w:hint="eastAsia"/>
                <w:sz w:val="18"/>
                <w:szCs w:val="18"/>
              </w:rPr>
              <w:t>对象</w:t>
            </w:r>
            <w:r>
              <w:rPr>
                <w:rFonts w:hint="eastAsia"/>
                <w:sz w:val="18"/>
                <w:szCs w:val="18"/>
              </w:rPr>
              <w:t>IMEI</w:t>
            </w:r>
            <w:r>
              <w:rPr>
                <w:rFonts w:hint="eastAsia"/>
                <w:sz w:val="18"/>
                <w:szCs w:val="18"/>
              </w:rPr>
              <w:t>号</w:t>
            </w:r>
          </w:p>
        </w:tc>
        <w:tc>
          <w:tcPr>
            <w:tcW w:w="1418" w:type="dxa"/>
            <w:vAlign w:val="center"/>
          </w:tcPr>
          <w:p w14:paraId="4620C3B2" w14:textId="77777777" w:rsidR="007B466C" w:rsidRPr="00D95F63"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72004C7E"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ObjectIMEI</w:t>
            </w:r>
          </w:p>
        </w:tc>
        <w:tc>
          <w:tcPr>
            <w:tcW w:w="851" w:type="dxa"/>
            <w:vAlign w:val="center"/>
          </w:tcPr>
          <w:p w14:paraId="10836CE5" w14:textId="77777777" w:rsidR="007B466C" w:rsidRPr="00190C3F" w:rsidRDefault="007B466C" w:rsidP="007B466C">
            <w:pPr>
              <w:spacing w:line="60" w:lineRule="auto"/>
              <w:jc w:val="center"/>
              <w:rPr>
                <w:b/>
                <w:bCs/>
                <w:sz w:val="18"/>
                <w:szCs w:val="18"/>
              </w:rPr>
            </w:pPr>
          </w:p>
        </w:tc>
        <w:tc>
          <w:tcPr>
            <w:tcW w:w="709" w:type="dxa"/>
            <w:vAlign w:val="center"/>
          </w:tcPr>
          <w:p w14:paraId="1CF54F0E" w14:textId="77777777" w:rsidR="007B466C" w:rsidRPr="00190C3F" w:rsidRDefault="007B466C" w:rsidP="007B466C">
            <w:pPr>
              <w:spacing w:line="60" w:lineRule="auto"/>
              <w:jc w:val="center"/>
              <w:rPr>
                <w:sz w:val="18"/>
                <w:szCs w:val="18"/>
              </w:rPr>
            </w:pPr>
          </w:p>
        </w:tc>
        <w:tc>
          <w:tcPr>
            <w:tcW w:w="2409" w:type="dxa"/>
            <w:vAlign w:val="center"/>
          </w:tcPr>
          <w:p w14:paraId="09E698F7" w14:textId="77777777" w:rsidR="007B466C" w:rsidRPr="00190C3F" w:rsidRDefault="007B466C" w:rsidP="007B466C">
            <w:pPr>
              <w:spacing w:line="60" w:lineRule="auto"/>
              <w:rPr>
                <w:sz w:val="18"/>
                <w:szCs w:val="18"/>
              </w:rPr>
            </w:pPr>
          </w:p>
        </w:tc>
      </w:tr>
      <w:tr w:rsidR="007B466C" w:rsidRPr="00190C3F" w14:paraId="1E00154A" w14:textId="77777777" w:rsidTr="007B466C">
        <w:trPr>
          <w:trHeight w:val="285"/>
        </w:trPr>
        <w:tc>
          <w:tcPr>
            <w:tcW w:w="1384" w:type="dxa"/>
            <w:vAlign w:val="center"/>
          </w:tcPr>
          <w:p w14:paraId="4BAA3DDF" w14:textId="77777777" w:rsidR="007B466C" w:rsidRPr="00190C3F" w:rsidRDefault="007B466C" w:rsidP="007B466C">
            <w:pPr>
              <w:spacing w:line="60" w:lineRule="auto"/>
              <w:jc w:val="center"/>
              <w:rPr>
                <w:sz w:val="18"/>
                <w:szCs w:val="18"/>
              </w:rPr>
            </w:pPr>
            <w:r>
              <w:rPr>
                <w:rFonts w:hint="eastAsia"/>
                <w:sz w:val="18"/>
                <w:szCs w:val="18"/>
              </w:rPr>
              <w:t>显示名称</w:t>
            </w:r>
          </w:p>
        </w:tc>
        <w:tc>
          <w:tcPr>
            <w:tcW w:w="1418" w:type="dxa"/>
            <w:vAlign w:val="center"/>
          </w:tcPr>
          <w:p w14:paraId="5D146E26"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3D29559"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DisplayName</w:t>
            </w:r>
          </w:p>
        </w:tc>
        <w:tc>
          <w:tcPr>
            <w:tcW w:w="851" w:type="dxa"/>
            <w:vAlign w:val="center"/>
          </w:tcPr>
          <w:p w14:paraId="70B86699" w14:textId="77777777" w:rsidR="007B466C" w:rsidRPr="00190C3F" w:rsidRDefault="007B466C" w:rsidP="007B466C">
            <w:pPr>
              <w:spacing w:line="60" w:lineRule="auto"/>
              <w:jc w:val="center"/>
              <w:rPr>
                <w:b/>
                <w:bCs/>
                <w:sz w:val="18"/>
                <w:szCs w:val="18"/>
              </w:rPr>
            </w:pPr>
          </w:p>
        </w:tc>
        <w:tc>
          <w:tcPr>
            <w:tcW w:w="709" w:type="dxa"/>
            <w:vAlign w:val="center"/>
          </w:tcPr>
          <w:p w14:paraId="6D44F1BE" w14:textId="77777777" w:rsidR="007B466C" w:rsidRPr="00190C3F" w:rsidRDefault="007B466C" w:rsidP="007B466C">
            <w:pPr>
              <w:spacing w:line="60" w:lineRule="auto"/>
              <w:jc w:val="center"/>
              <w:rPr>
                <w:sz w:val="18"/>
                <w:szCs w:val="18"/>
              </w:rPr>
            </w:pPr>
          </w:p>
        </w:tc>
        <w:tc>
          <w:tcPr>
            <w:tcW w:w="2409" w:type="dxa"/>
            <w:vAlign w:val="center"/>
          </w:tcPr>
          <w:p w14:paraId="08FAF11A" w14:textId="77777777" w:rsidR="007B466C" w:rsidRPr="00190C3F" w:rsidRDefault="007B466C" w:rsidP="007B466C">
            <w:pPr>
              <w:spacing w:line="60" w:lineRule="auto"/>
              <w:rPr>
                <w:sz w:val="18"/>
                <w:szCs w:val="18"/>
              </w:rPr>
            </w:pPr>
            <w:r>
              <w:rPr>
                <w:rFonts w:hint="eastAsia"/>
                <w:sz w:val="18"/>
                <w:szCs w:val="18"/>
              </w:rPr>
              <w:t>可用于百度地图气泡显示</w:t>
            </w:r>
          </w:p>
        </w:tc>
      </w:tr>
      <w:tr w:rsidR="007B466C" w:rsidRPr="00190C3F" w14:paraId="745592B9" w14:textId="77777777" w:rsidTr="007B466C">
        <w:trPr>
          <w:trHeight w:val="285"/>
        </w:trPr>
        <w:tc>
          <w:tcPr>
            <w:tcW w:w="1384" w:type="dxa"/>
            <w:vAlign w:val="center"/>
          </w:tcPr>
          <w:p w14:paraId="043D7D1F" w14:textId="77777777" w:rsidR="007B466C" w:rsidRPr="00190C3F" w:rsidRDefault="007B466C" w:rsidP="007B466C">
            <w:pPr>
              <w:spacing w:line="60" w:lineRule="auto"/>
              <w:jc w:val="center"/>
              <w:rPr>
                <w:sz w:val="18"/>
                <w:szCs w:val="18"/>
              </w:rPr>
            </w:pPr>
            <w:r>
              <w:rPr>
                <w:rFonts w:hint="eastAsia"/>
                <w:sz w:val="18"/>
                <w:szCs w:val="18"/>
              </w:rPr>
              <w:t>监控对象描述</w:t>
            </w:r>
          </w:p>
        </w:tc>
        <w:tc>
          <w:tcPr>
            <w:tcW w:w="1418" w:type="dxa"/>
            <w:vAlign w:val="center"/>
          </w:tcPr>
          <w:p w14:paraId="45F5BB72"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F24CC31"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Description</w:t>
            </w:r>
          </w:p>
        </w:tc>
        <w:tc>
          <w:tcPr>
            <w:tcW w:w="851" w:type="dxa"/>
            <w:vAlign w:val="center"/>
          </w:tcPr>
          <w:p w14:paraId="41BA7474" w14:textId="77777777" w:rsidR="007B466C" w:rsidRPr="00190C3F" w:rsidRDefault="007B466C" w:rsidP="007B466C">
            <w:pPr>
              <w:spacing w:line="60" w:lineRule="auto"/>
              <w:jc w:val="center"/>
              <w:rPr>
                <w:b/>
                <w:bCs/>
                <w:sz w:val="18"/>
                <w:szCs w:val="18"/>
              </w:rPr>
            </w:pPr>
          </w:p>
        </w:tc>
        <w:tc>
          <w:tcPr>
            <w:tcW w:w="709" w:type="dxa"/>
            <w:vAlign w:val="center"/>
          </w:tcPr>
          <w:p w14:paraId="29125B56" w14:textId="77777777" w:rsidR="007B466C" w:rsidRPr="00190C3F" w:rsidRDefault="007B466C" w:rsidP="007B466C">
            <w:pPr>
              <w:spacing w:line="60" w:lineRule="auto"/>
              <w:jc w:val="center"/>
              <w:rPr>
                <w:sz w:val="18"/>
                <w:szCs w:val="18"/>
              </w:rPr>
            </w:pPr>
          </w:p>
        </w:tc>
        <w:tc>
          <w:tcPr>
            <w:tcW w:w="2409" w:type="dxa"/>
            <w:vAlign w:val="center"/>
          </w:tcPr>
          <w:p w14:paraId="4046B9E0" w14:textId="77777777" w:rsidR="007B466C" w:rsidRPr="00190C3F" w:rsidRDefault="007B466C" w:rsidP="007B466C">
            <w:pPr>
              <w:spacing w:line="60" w:lineRule="auto"/>
              <w:rPr>
                <w:sz w:val="18"/>
                <w:szCs w:val="18"/>
              </w:rPr>
            </w:pPr>
          </w:p>
        </w:tc>
      </w:tr>
      <w:tr w:rsidR="007B466C" w:rsidRPr="00190C3F" w14:paraId="0C46DB0E" w14:textId="77777777" w:rsidTr="007B466C">
        <w:trPr>
          <w:trHeight w:val="285"/>
        </w:trPr>
        <w:tc>
          <w:tcPr>
            <w:tcW w:w="1384" w:type="dxa"/>
            <w:vAlign w:val="center"/>
          </w:tcPr>
          <w:p w14:paraId="11EAC6EF"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6DE7EE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0B6AFEB"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0B87A21E" w14:textId="77777777" w:rsidR="007B466C" w:rsidRPr="00190C3F" w:rsidRDefault="007B466C" w:rsidP="007B466C">
            <w:pPr>
              <w:spacing w:line="60" w:lineRule="auto"/>
              <w:jc w:val="center"/>
              <w:rPr>
                <w:sz w:val="18"/>
                <w:szCs w:val="18"/>
              </w:rPr>
            </w:pPr>
          </w:p>
        </w:tc>
        <w:tc>
          <w:tcPr>
            <w:tcW w:w="709" w:type="dxa"/>
            <w:vAlign w:val="center"/>
          </w:tcPr>
          <w:p w14:paraId="6D6300E8" w14:textId="77777777" w:rsidR="007B466C" w:rsidRPr="00190C3F" w:rsidRDefault="007B466C" w:rsidP="007B466C">
            <w:pPr>
              <w:spacing w:line="60" w:lineRule="auto"/>
              <w:jc w:val="center"/>
              <w:rPr>
                <w:sz w:val="18"/>
                <w:szCs w:val="18"/>
              </w:rPr>
            </w:pPr>
          </w:p>
        </w:tc>
        <w:tc>
          <w:tcPr>
            <w:tcW w:w="2409" w:type="dxa"/>
            <w:vAlign w:val="center"/>
          </w:tcPr>
          <w:p w14:paraId="0A26C456"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A3F7823" w14:textId="77777777" w:rsidTr="007B466C">
        <w:trPr>
          <w:trHeight w:val="285"/>
        </w:trPr>
        <w:tc>
          <w:tcPr>
            <w:tcW w:w="1384" w:type="dxa"/>
            <w:vAlign w:val="center"/>
          </w:tcPr>
          <w:p w14:paraId="154E6A53"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C51BB8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6933D65"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9A73D82" w14:textId="77777777" w:rsidR="007B466C" w:rsidRPr="00190C3F" w:rsidRDefault="007B466C" w:rsidP="007B466C">
            <w:pPr>
              <w:spacing w:line="60" w:lineRule="auto"/>
              <w:jc w:val="center"/>
              <w:rPr>
                <w:sz w:val="18"/>
                <w:szCs w:val="18"/>
              </w:rPr>
            </w:pPr>
          </w:p>
        </w:tc>
        <w:tc>
          <w:tcPr>
            <w:tcW w:w="709" w:type="dxa"/>
            <w:vAlign w:val="center"/>
          </w:tcPr>
          <w:p w14:paraId="5FEF7AB1" w14:textId="77777777" w:rsidR="007B466C" w:rsidRPr="00190C3F" w:rsidRDefault="007B466C" w:rsidP="007B466C">
            <w:pPr>
              <w:spacing w:line="60" w:lineRule="auto"/>
              <w:jc w:val="center"/>
              <w:rPr>
                <w:sz w:val="18"/>
                <w:szCs w:val="18"/>
              </w:rPr>
            </w:pPr>
          </w:p>
        </w:tc>
        <w:tc>
          <w:tcPr>
            <w:tcW w:w="2409" w:type="dxa"/>
            <w:vAlign w:val="center"/>
          </w:tcPr>
          <w:p w14:paraId="0142C9AC"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084C6374" w14:textId="77777777" w:rsidTr="007B466C">
        <w:trPr>
          <w:trHeight w:val="285"/>
        </w:trPr>
        <w:tc>
          <w:tcPr>
            <w:tcW w:w="1384" w:type="dxa"/>
            <w:vAlign w:val="center"/>
          </w:tcPr>
          <w:p w14:paraId="6FF0E0CE"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6ED4197"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6F9EFFB"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D785DE1" w14:textId="77777777" w:rsidR="007B466C" w:rsidRPr="00190C3F" w:rsidRDefault="007B466C" w:rsidP="007B466C">
            <w:pPr>
              <w:spacing w:line="60" w:lineRule="auto"/>
              <w:jc w:val="center"/>
              <w:rPr>
                <w:sz w:val="18"/>
                <w:szCs w:val="18"/>
              </w:rPr>
            </w:pPr>
          </w:p>
        </w:tc>
        <w:tc>
          <w:tcPr>
            <w:tcW w:w="709" w:type="dxa"/>
            <w:vAlign w:val="center"/>
          </w:tcPr>
          <w:p w14:paraId="1DB65795" w14:textId="77777777" w:rsidR="007B466C" w:rsidRPr="00190C3F" w:rsidRDefault="007B466C" w:rsidP="007B466C">
            <w:pPr>
              <w:spacing w:line="60" w:lineRule="auto"/>
              <w:jc w:val="center"/>
              <w:rPr>
                <w:sz w:val="18"/>
                <w:szCs w:val="18"/>
              </w:rPr>
            </w:pPr>
          </w:p>
        </w:tc>
        <w:tc>
          <w:tcPr>
            <w:tcW w:w="2409" w:type="dxa"/>
            <w:vAlign w:val="center"/>
          </w:tcPr>
          <w:p w14:paraId="774AB69C" w14:textId="77777777" w:rsidR="007B466C" w:rsidRPr="00190C3F" w:rsidRDefault="007B466C" w:rsidP="007B466C">
            <w:pPr>
              <w:spacing w:line="60" w:lineRule="auto"/>
              <w:rPr>
                <w:sz w:val="18"/>
                <w:szCs w:val="18"/>
              </w:rPr>
            </w:pPr>
            <w:r>
              <w:rPr>
                <w:rFonts w:hint="eastAsia"/>
                <w:sz w:val="18"/>
                <w:szCs w:val="18"/>
              </w:rPr>
              <w:t>保留</w:t>
            </w:r>
          </w:p>
        </w:tc>
      </w:tr>
    </w:tbl>
    <w:p w14:paraId="653B15EC" w14:textId="77777777" w:rsidR="007B466C" w:rsidRPr="00F249DC" w:rsidRDefault="007B466C" w:rsidP="006E0F42">
      <w:pPr>
        <w:pStyle w:val="p0"/>
        <w:spacing w:after="120" w:line="400" w:lineRule="exact"/>
        <w:jc w:val="center"/>
        <w:rPr>
          <w:b/>
          <w:color w:val="000000"/>
        </w:rPr>
      </w:pPr>
    </w:p>
    <w:p w14:paraId="0ABF0D32" w14:textId="77777777" w:rsidR="006E0F42" w:rsidRPr="00F249DC" w:rsidRDefault="006E0F42" w:rsidP="006E0F42">
      <w:pPr>
        <w:pStyle w:val="p0"/>
        <w:spacing w:after="120" w:line="400" w:lineRule="exact"/>
        <w:ind w:firstLine="420"/>
        <w:jc w:val="center"/>
        <w:rPr>
          <w:b/>
          <w:color w:val="000000"/>
        </w:rPr>
      </w:pPr>
    </w:p>
    <w:p w14:paraId="5E69E4A5" w14:textId="5D7CF67F" w:rsidR="006E0F42" w:rsidRDefault="006E0F42" w:rsidP="006E0F42">
      <w:pPr>
        <w:pStyle w:val="p0"/>
        <w:spacing w:after="120" w:line="400" w:lineRule="exact"/>
        <w:ind w:firstLine="420"/>
        <w:jc w:val="center"/>
        <w:rPr>
          <w:bCs/>
          <w:iCs/>
          <w:sz w:val="16"/>
          <w:szCs w:val="16"/>
        </w:rPr>
      </w:pPr>
      <w:r w:rsidRPr="00F249DC">
        <w:rPr>
          <w:rFonts w:hint="eastAsia"/>
          <w:b/>
          <w:color w:val="000000"/>
        </w:rPr>
        <w:t>表</w:t>
      </w:r>
      <w:r w:rsidR="007B466C">
        <w:rPr>
          <w:rFonts w:hint="eastAsia"/>
          <w:b/>
          <w:color w:val="000000"/>
        </w:rPr>
        <w:t>3-15</w:t>
      </w:r>
      <w:r w:rsidR="007B466C" w:rsidRPr="007B466C">
        <w:rPr>
          <w:rFonts w:hint="eastAsia"/>
          <w:b/>
          <w:color w:val="000000"/>
        </w:rPr>
        <w:t>应用端</w:t>
      </w:r>
      <w:r w:rsidR="007B466C" w:rsidRPr="007B466C">
        <w:rPr>
          <w:rFonts w:hint="eastAsia"/>
          <w:b/>
          <w:color w:val="000000"/>
        </w:rPr>
        <w:t>IMEI</w:t>
      </w:r>
      <w:r w:rsidR="007B466C" w:rsidRPr="007B466C">
        <w:rPr>
          <w:b/>
          <w:color w:val="000000"/>
        </w:rPr>
        <w:t>表（</w:t>
      </w:r>
      <w:r w:rsidR="007B466C" w:rsidRPr="007B466C">
        <w:rPr>
          <w:rFonts w:hint="eastAsia"/>
          <w:b/>
          <w:color w:val="000000"/>
        </w:rPr>
        <w:t>IMEI</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A97CA8A" w14:textId="77777777" w:rsidTr="007B466C">
        <w:trPr>
          <w:trHeight w:val="465"/>
        </w:trPr>
        <w:tc>
          <w:tcPr>
            <w:tcW w:w="1384" w:type="dxa"/>
            <w:shd w:val="clear" w:color="auto" w:fill="99CCFF"/>
            <w:vAlign w:val="center"/>
          </w:tcPr>
          <w:p w14:paraId="7140A43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7E994C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6FD36E3"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2B2F7CD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57D4AD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1501A15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6037E617" w14:textId="77777777" w:rsidTr="007B466C">
        <w:trPr>
          <w:trHeight w:val="285"/>
        </w:trPr>
        <w:tc>
          <w:tcPr>
            <w:tcW w:w="1384" w:type="dxa"/>
            <w:vAlign w:val="center"/>
          </w:tcPr>
          <w:p w14:paraId="2C420FF6"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标识号</w:t>
            </w:r>
          </w:p>
        </w:tc>
        <w:tc>
          <w:tcPr>
            <w:tcW w:w="1418" w:type="dxa"/>
            <w:vAlign w:val="center"/>
          </w:tcPr>
          <w:p w14:paraId="7D6B25B5"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12928CB0"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IMEIID</w:t>
            </w:r>
          </w:p>
        </w:tc>
        <w:tc>
          <w:tcPr>
            <w:tcW w:w="851" w:type="dxa"/>
            <w:vAlign w:val="center"/>
          </w:tcPr>
          <w:p w14:paraId="1B2C0033"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2106A37" w14:textId="77777777" w:rsidR="007B466C" w:rsidRPr="00190C3F" w:rsidRDefault="007B466C" w:rsidP="007B466C">
            <w:pPr>
              <w:spacing w:line="60" w:lineRule="auto"/>
              <w:jc w:val="center"/>
              <w:rPr>
                <w:sz w:val="18"/>
                <w:szCs w:val="18"/>
              </w:rPr>
            </w:pPr>
            <w:r>
              <w:rPr>
                <w:rFonts w:cs="宋体" w:hint="eastAsia"/>
                <w:sz w:val="18"/>
                <w:szCs w:val="18"/>
              </w:rPr>
              <w:t>主键</w:t>
            </w:r>
          </w:p>
        </w:tc>
        <w:tc>
          <w:tcPr>
            <w:tcW w:w="2409" w:type="dxa"/>
            <w:vAlign w:val="center"/>
          </w:tcPr>
          <w:p w14:paraId="4AC7709C" w14:textId="77777777" w:rsidR="007B466C" w:rsidRPr="00190C3F" w:rsidRDefault="007B466C" w:rsidP="007B466C">
            <w:pPr>
              <w:spacing w:line="60" w:lineRule="auto"/>
              <w:rPr>
                <w:sz w:val="18"/>
                <w:szCs w:val="18"/>
              </w:rPr>
            </w:pPr>
          </w:p>
        </w:tc>
      </w:tr>
      <w:tr w:rsidR="007B466C" w:rsidRPr="00190C3F" w14:paraId="09B02BED" w14:textId="77777777" w:rsidTr="007B466C">
        <w:trPr>
          <w:trHeight w:val="285"/>
        </w:trPr>
        <w:tc>
          <w:tcPr>
            <w:tcW w:w="1384" w:type="dxa"/>
            <w:vAlign w:val="center"/>
          </w:tcPr>
          <w:p w14:paraId="5B82F3E5" w14:textId="77777777" w:rsidR="007B466C" w:rsidRDefault="007B466C" w:rsidP="007B466C">
            <w:pPr>
              <w:spacing w:line="60" w:lineRule="auto"/>
              <w:jc w:val="center"/>
              <w:rPr>
                <w:sz w:val="18"/>
                <w:szCs w:val="18"/>
              </w:rPr>
            </w:pPr>
            <w:r>
              <w:rPr>
                <w:rFonts w:hint="eastAsia"/>
                <w:sz w:val="18"/>
                <w:szCs w:val="18"/>
              </w:rPr>
              <w:t>IMEI</w:t>
            </w:r>
            <w:r>
              <w:rPr>
                <w:rFonts w:hint="eastAsia"/>
                <w:sz w:val="18"/>
                <w:szCs w:val="18"/>
              </w:rPr>
              <w:t>号</w:t>
            </w:r>
          </w:p>
        </w:tc>
        <w:tc>
          <w:tcPr>
            <w:tcW w:w="1418" w:type="dxa"/>
            <w:vAlign w:val="center"/>
          </w:tcPr>
          <w:p w14:paraId="49D3757A" w14:textId="77777777" w:rsidR="007B466C"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504EA8A1"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w:t>
            </w:r>
          </w:p>
        </w:tc>
        <w:tc>
          <w:tcPr>
            <w:tcW w:w="851" w:type="dxa"/>
            <w:vAlign w:val="center"/>
          </w:tcPr>
          <w:p w14:paraId="74A8041F"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6CB31F15" w14:textId="77777777" w:rsidR="007B466C" w:rsidRPr="00190C3F" w:rsidRDefault="007B466C" w:rsidP="007B466C">
            <w:pPr>
              <w:spacing w:line="60" w:lineRule="auto"/>
              <w:jc w:val="center"/>
              <w:rPr>
                <w:rFonts w:cs="宋体"/>
                <w:sz w:val="18"/>
                <w:szCs w:val="18"/>
              </w:rPr>
            </w:pPr>
          </w:p>
        </w:tc>
        <w:tc>
          <w:tcPr>
            <w:tcW w:w="2409" w:type="dxa"/>
            <w:vAlign w:val="center"/>
          </w:tcPr>
          <w:p w14:paraId="2EBC525B" w14:textId="77777777" w:rsidR="007B466C" w:rsidRDefault="007B466C" w:rsidP="007B466C">
            <w:pPr>
              <w:spacing w:line="60" w:lineRule="auto"/>
              <w:rPr>
                <w:sz w:val="18"/>
                <w:szCs w:val="18"/>
              </w:rPr>
            </w:pPr>
          </w:p>
        </w:tc>
      </w:tr>
    </w:tbl>
    <w:p w14:paraId="1E095316" w14:textId="77777777" w:rsidR="007B466C" w:rsidRDefault="007B466C" w:rsidP="006E0F42">
      <w:pPr>
        <w:pStyle w:val="p0"/>
        <w:spacing w:after="120" w:line="400" w:lineRule="exact"/>
        <w:ind w:firstLine="420"/>
        <w:jc w:val="center"/>
        <w:rPr>
          <w:b/>
          <w:color w:val="000000"/>
        </w:rPr>
      </w:pPr>
    </w:p>
    <w:p w14:paraId="1024699E" w14:textId="3771800A" w:rsidR="007B466C" w:rsidRDefault="007B466C" w:rsidP="007B466C">
      <w:pPr>
        <w:pStyle w:val="p0"/>
        <w:spacing w:after="120" w:line="400" w:lineRule="exact"/>
        <w:ind w:firstLine="420"/>
        <w:jc w:val="center"/>
        <w:rPr>
          <w:bCs/>
          <w:iCs/>
          <w:sz w:val="16"/>
          <w:szCs w:val="16"/>
        </w:rPr>
      </w:pPr>
      <w:r w:rsidRPr="00F249DC">
        <w:rPr>
          <w:rFonts w:hint="eastAsia"/>
          <w:b/>
          <w:color w:val="000000"/>
        </w:rPr>
        <w:t>表</w:t>
      </w:r>
      <w:r>
        <w:rPr>
          <w:rFonts w:hint="eastAsia"/>
          <w:b/>
          <w:color w:val="000000"/>
        </w:rPr>
        <w:t>3-16</w:t>
      </w:r>
      <w:r w:rsidRPr="007B466C">
        <w:rPr>
          <w:rFonts w:hint="eastAsia"/>
          <w:b/>
          <w:color w:val="000000"/>
        </w:rPr>
        <w:t>应用端</w:t>
      </w:r>
      <w:r>
        <w:rPr>
          <w:rFonts w:hint="eastAsia"/>
          <w:b/>
          <w:color w:val="000000"/>
        </w:rPr>
        <w:t>IMS</w:t>
      </w:r>
      <w:r w:rsidRPr="007B466C">
        <w:rPr>
          <w:rFonts w:hint="eastAsia"/>
          <w:b/>
          <w:color w:val="000000"/>
        </w:rPr>
        <w:t>I</w:t>
      </w:r>
      <w:r w:rsidRPr="007B466C">
        <w:rPr>
          <w:b/>
          <w:color w:val="000000"/>
        </w:rPr>
        <w:t>表（</w:t>
      </w:r>
      <w:r>
        <w:rPr>
          <w:rFonts w:hint="eastAsia"/>
          <w:b/>
          <w:color w:val="000000"/>
        </w:rPr>
        <w:t>IMS</w:t>
      </w:r>
      <w:r w:rsidRPr="007B466C">
        <w:rPr>
          <w:rFonts w:hint="eastAsia"/>
          <w:b/>
          <w:color w:val="000000"/>
        </w:rPr>
        <w:t>I</w:t>
      </w:r>
      <w:r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112BF536" w14:textId="77777777" w:rsidTr="007B466C">
        <w:trPr>
          <w:trHeight w:val="465"/>
        </w:trPr>
        <w:tc>
          <w:tcPr>
            <w:tcW w:w="1384" w:type="dxa"/>
            <w:shd w:val="clear" w:color="auto" w:fill="99CCFF"/>
            <w:vAlign w:val="center"/>
          </w:tcPr>
          <w:p w14:paraId="52446D0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617EA3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7E81ABDA"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FAAC2E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650409B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6F647C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22C2889" w14:textId="77777777" w:rsidTr="007B466C">
        <w:trPr>
          <w:trHeight w:val="285"/>
        </w:trPr>
        <w:tc>
          <w:tcPr>
            <w:tcW w:w="1384" w:type="dxa"/>
            <w:vAlign w:val="center"/>
          </w:tcPr>
          <w:p w14:paraId="5E6AC546"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标识号</w:t>
            </w:r>
          </w:p>
        </w:tc>
        <w:tc>
          <w:tcPr>
            <w:tcW w:w="1418" w:type="dxa"/>
            <w:vAlign w:val="center"/>
          </w:tcPr>
          <w:p w14:paraId="411EF229"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5B3CDFAA"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IMSIID</w:t>
            </w:r>
          </w:p>
        </w:tc>
        <w:tc>
          <w:tcPr>
            <w:tcW w:w="851" w:type="dxa"/>
            <w:vAlign w:val="center"/>
          </w:tcPr>
          <w:p w14:paraId="495D759E"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217607B7" w14:textId="77777777" w:rsidR="007B466C" w:rsidRPr="00190C3F" w:rsidRDefault="007B466C" w:rsidP="007B466C">
            <w:pPr>
              <w:spacing w:line="60" w:lineRule="auto"/>
              <w:jc w:val="center"/>
              <w:rPr>
                <w:sz w:val="18"/>
                <w:szCs w:val="18"/>
              </w:rPr>
            </w:pPr>
            <w:r>
              <w:rPr>
                <w:rFonts w:cs="宋体" w:hint="eastAsia"/>
                <w:sz w:val="18"/>
                <w:szCs w:val="18"/>
              </w:rPr>
              <w:t>主键</w:t>
            </w:r>
          </w:p>
        </w:tc>
        <w:tc>
          <w:tcPr>
            <w:tcW w:w="2409" w:type="dxa"/>
            <w:vAlign w:val="center"/>
          </w:tcPr>
          <w:p w14:paraId="4812BEBD" w14:textId="77777777" w:rsidR="007B466C" w:rsidRPr="00190C3F" w:rsidRDefault="007B466C" w:rsidP="007B466C">
            <w:pPr>
              <w:spacing w:line="60" w:lineRule="auto"/>
              <w:rPr>
                <w:sz w:val="18"/>
                <w:szCs w:val="18"/>
              </w:rPr>
            </w:pPr>
          </w:p>
        </w:tc>
      </w:tr>
      <w:tr w:rsidR="007B466C" w:rsidRPr="00190C3F" w14:paraId="3C00FB22" w14:textId="77777777" w:rsidTr="007B466C">
        <w:trPr>
          <w:trHeight w:val="285"/>
        </w:trPr>
        <w:tc>
          <w:tcPr>
            <w:tcW w:w="1384" w:type="dxa"/>
            <w:vAlign w:val="center"/>
          </w:tcPr>
          <w:p w14:paraId="431BDB5F" w14:textId="77777777" w:rsidR="007B466C" w:rsidRDefault="007B466C" w:rsidP="007B466C">
            <w:pPr>
              <w:spacing w:line="60" w:lineRule="auto"/>
              <w:jc w:val="center"/>
              <w:rPr>
                <w:sz w:val="18"/>
                <w:szCs w:val="18"/>
              </w:rPr>
            </w:pPr>
            <w:r>
              <w:rPr>
                <w:rFonts w:hint="eastAsia"/>
                <w:sz w:val="18"/>
                <w:szCs w:val="18"/>
              </w:rPr>
              <w:t>IMSI</w:t>
            </w:r>
            <w:r>
              <w:rPr>
                <w:rFonts w:hint="eastAsia"/>
                <w:sz w:val="18"/>
                <w:szCs w:val="18"/>
              </w:rPr>
              <w:t>号</w:t>
            </w:r>
          </w:p>
        </w:tc>
        <w:tc>
          <w:tcPr>
            <w:tcW w:w="1418" w:type="dxa"/>
            <w:vAlign w:val="center"/>
          </w:tcPr>
          <w:p w14:paraId="1EBBAFEB" w14:textId="77777777" w:rsidR="007B466C"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21588D22"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w:t>
            </w:r>
          </w:p>
        </w:tc>
        <w:tc>
          <w:tcPr>
            <w:tcW w:w="851" w:type="dxa"/>
            <w:vAlign w:val="center"/>
          </w:tcPr>
          <w:p w14:paraId="5D2B251F"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5B3BF2F2" w14:textId="77777777" w:rsidR="007B466C" w:rsidRPr="00190C3F" w:rsidRDefault="007B466C" w:rsidP="007B466C">
            <w:pPr>
              <w:spacing w:line="60" w:lineRule="auto"/>
              <w:jc w:val="center"/>
              <w:rPr>
                <w:rFonts w:cs="宋体"/>
                <w:sz w:val="18"/>
                <w:szCs w:val="18"/>
              </w:rPr>
            </w:pPr>
          </w:p>
        </w:tc>
        <w:tc>
          <w:tcPr>
            <w:tcW w:w="2409" w:type="dxa"/>
            <w:vAlign w:val="center"/>
          </w:tcPr>
          <w:p w14:paraId="25E42234" w14:textId="77777777" w:rsidR="007B466C" w:rsidRDefault="007B466C" w:rsidP="007B466C">
            <w:pPr>
              <w:spacing w:line="60" w:lineRule="auto"/>
              <w:rPr>
                <w:sz w:val="18"/>
                <w:szCs w:val="18"/>
              </w:rPr>
            </w:pPr>
          </w:p>
        </w:tc>
      </w:tr>
    </w:tbl>
    <w:p w14:paraId="0355DDA3" w14:textId="77777777" w:rsidR="007B466C" w:rsidRDefault="007B466C" w:rsidP="006E0F42">
      <w:pPr>
        <w:pStyle w:val="p0"/>
        <w:spacing w:after="120" w:line="400" w:lineRule="exact"/>
        <w:ind w:firstLine="420"/>
        <w:jc w:val="center"/>
        <w:rPr>
          <w:b/>
          <w:color w:val="000000"/>
        </w:rPr>
      </w:pPr>
    </w:p>
    <w:p w14:paraId="463BCBF5" w14:textId="52307270" w:rsidR="007B466C" w:rsidRPr="007B466C" w:rsidRDefault="007B466C" w:rsidP="007B466C">
      <w:pPr>
        <w:pStyle w:val="p0"/>
        <w:spacing w:after="120" w:line="400" w:lineRule="exact"/>
        <w:ind w:firstLine="420"/>
        <w:jc w:val="center"/>
        <w:rPr>
          <w:b/>
          <w:color w:val="000000"/>
        </w:rPr>
      </w:pPr>
      <w:r w:rsidRPr="00F249DC">
        <w:rPr>
          <w:rFonts w:hint="eastAsia"/>
          <w:b/>
          <w:color w:val="000000"/>
        </w:rPr>
        <w:t>表</w:t>
      </w:r>
      <w:r>
        <w:rPr>
          <w:rFonts w:hint="eastAsia"/>
          <w:b/>
          <w:color w:val="000000"/>
        </w:rPr>
        <w:t>3-17</w:t>
      </w:r>
      <w:r w:rsidRPr="007B466C">
        <w:rPr>
          <w:rFonts w:hint="eastAsia"/>
          <w:b/>
          <w:color w:val="000000"/>
        </w:rPr>
        <w:t>应用端地理位置信息</w:t>
      </w:r>
      <w:r w:rsidRPr="007B466C">
        <w:rPr>
          <w:b/>
          <w:color w:val="000000"/>
        </w:rPr>
        <w:t>表（</w:t>
      </w:r>
      <w:r w:rsidRPr="007B466C">
        <w:rPr>
          <w:b/>
          <w:color w:val="000000"/>
        </w:rPr>
        <w:t>Location</w:t>
      </w:r>
      <w:r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6D5F1311" w14:textId="77777777" w:rsidTr="007B466C">
        <w:trPr>
          <w:trHeight w:val="465"/>
        </w:trPr>
        <w:tc>
          <w:tcPr>
            <w:tcW w:w="1384" w:type="dxa"/>
            <w:shd w:val="clear" w:color="auto" w:fill="99CCFF"/>
            <w:vAlign w:val="center"/>
          </w:tcPr>
          <w:p w14:paraId="6897575D"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10FF8A5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669FEBF"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1B5EBD8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C98C8B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2C58FFE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0AC9AFCD" w14:textId="77777777" w:rsidTr="007B466C">
        <w:trPr>
          <w:trHeight w:val="285"/>
        </w:trPr>
        <w:tc>
          <w:tcPr>
            <w:tcW w:w="1384" w:type="dxa"/>
            <w:vAlign w:val="center"/>
          </w:tcPr>
          <w:p w14:paraId="736B698F"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7ABD92D9"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55B7916E"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LocationID</w:t>
            </w:r>
          </w:p>
        </w:tc>
        <w:tc>
          <w:tcPr>
            <w:tcW w:w="851" w:type="dxa"/>
            <w:vAlign w:val="center"/>
          </w:tcPr>
          <w:p w14:paraId="7E5319E0"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55149C50"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12BD7F4F"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0793C95B" w14:textId="77777777" w:rsidTr="007B466C">
        <w:trPr>
          <w:trHeight w:val="285"/>
        </w:trPr>
        <w:tc>
          <w:tcPr>
            <w:tcW w:w="1384" w:type="dxa"/>
            <w:vAlign w:val="center"/>
          </w:tcPr>
          <w:p w14:paraId="766A047D"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标识号</w:t>
            </w:r>
          </w:p>
        </w:tc>
        <w:tc>
          <w:tcPr>
            <w:tcW w:w="1418" w:type="dxa"/>
            <w:vAlign w:val="center"/>
          </w:tcPr>
          <w:p w14:paraId="5C3B386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66EEBC93"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r>
              <w:rPr>
                <w:rFonts w:ascii="宋体" w:hAnsi="Courier New" w:cs="Courier New" w:hint="eastAsia"/>
                <w:sz w:val="18"/>
                <w:szCs w:val="18"/>
              </w:rPr>
              <w:t>ID</w:t>
            </w:r>
          </w:p>
        </w:tc>
        <w:tc>
          <w:tcPr>
            <w:tcW w:w="851" w:type="dxa"/>
            <w:vAlign w:val="center"/>
          </w:tcPr>
          <w:p w14:paraId="6FC53D59" w14:textId="77777777" w:rsidR="007B466C" w:rsidRPr="00190C3F"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7CCF7963" w14:textId="77777777" w:rsidR="007B466C" w:rsidRPr="00190C3F" w:rsidRDefault="007B466C" w:rsidP="007B466C">
            <w:pPr>
              <w:spacing w:line="60" w:lineRule="auto"/>
              <w:jc w:val="center"/>
              <w:rPr>
                <w:sz w:val="18"/>
                <w:szCs w:val="18"/>
              </w:rPr>
            </w:pPr>
            <w:r>
              <w:rPr>
                <w:rFonts w:hint="eastAsia"/>
                <w:sz w:val="18"/>
                <w:szCs w:val="18"/>
              </w:rPr>
              <w:t>外键</w:t>
            </w:r>
          </w:p>
        </w:tc>
        <w:tc>
          <w:tcPr>
            <w:tcW w:w="2409" w:type="dxa"/>
            <w:vAlign w:val="center"/>
          </w:tcPr>
          <w:p w14:paraId="3E70C71F" w14:textId="77777777" w:rsidR="007B466C" w:rsidRPr="00190C3F" w:rsidRDefault="007B466C" w:rsidP="007B466C">
            <w:pPr>
              <w:spacing w:line="60" w:lineRule="auto"/>
              <w:rPr>
                <w:sz w:val="18"/>
                <w:szCs w:val="18"/>
              </w:rPr>
            </w:pPr>
          </w:p>
        </w:tc>
      </w:tr>
      <w:tr w:rsidR="007B466C" w:rsidRPr="00190C3F" w14:paraId="5CD1064E" w14:textId="77777777" w:rsidTr="007B466C">
        <w:trPr>
          <w:trHeight w:val="285"/>
        </w:trPr>
        <w:tc>
          <w:tcPr>
            <w:tcW w:w="1384" w:type="dxa"/>
            <w:vAlign w:val="center"/>
          </w:tcPr>
          <w:p w14:paraId="4BA05A69"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标识号</w:t>
            </w:r>
          </w:p>
        </w:tc>
        <w:tc>
          <w:tcPr>
            <w:tcW w:w="1418" w:type="dxa"/>
            <w:vAlign w:val="center"/>
          </w:tcPr>
          <w:p w14:paraId="61B94A6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C675C1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r>
              <w:rPr>
                <w:rFonts w:ascii="宋体" w:hAnsi="Courier New" w:cs="Courier New" w:hint="eastAsia"/>
                <w:sz w:val="18"/>
                <w:szCs w:val="18"/>
              </w:rPr>
              <w:t>ID</w:t>
            </w:r>
          </w:p>
        </w:tc>
        <w:tc>
          <w:tcPr>
            <w:tcW w:w="851" w:type="dxa"/>
            <w:vAlign w:val="center"/>
          </w:tcPr>
          <w:p w14:paraId="44445A3C"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D468A04" w14:textId="77777777" w:rsidR="007B466C" w:rsidRPr="00190C3F" w:rsidRDefault="007B466C" w:rsidP="007B466C">
            <w:pPr>
              <w:spacing w:line="60" w:lineRule="auto"/>
              <w:jc w:val="center"/>
              <w:rPr>
                <w:sz w:val="18"/>
                <w:szCs w:val="18"/>
              </w:rPr>
            </w:pPr>
            <w:r>
              <w:rPr>
                <w:rFonts w:hint="eastAsia"/>
                <w:sz w:val="18"/>
                <w:szCs w:val="18"/>
              </w:rPr>
              <w:t>外键</w:t>
            </w:r>
          </w:p>
        </w:tc>
        <w:tc>
          <w:tcPr>
            <w:tcW w:w="2409" w:type="dxa"/>
            <w:vAlign w:val="center"/>
          </w:tcPr>
          <w:p w14:paraId="6629633D" w14:textId="77777777" w:rsidR="007B466C" w:rsidRPr="00190C3F" w:rsidRDefault="007B466C" w:rsidP="007B466C">
            <w:pPr>
              <w:spacing w:line="60" w:lineRule="auto"/>
              <w:rPr>
                <w:sz w:val="18"/>
                <w:szCs w:val="18"/>
              </w:rPr>
            </w:pPr>
          </w:p>
        </w:tc>
      </w:tr>
      <w:tr w:rsidR="007B466C" w:rsidRPr="00190C3F" w14:paraId="450034B9" w14:textId="77777777" w:rsidTr="007B466C">
        <w:trPr>
          <w:trHeight w:val="285"/>
        </w:trPr>
        <w:tc>
          <w:tcPr>
            <w:tcW w:w="1384" w:type="dxa"/>
            <w:vAlign w:val="center"/>
          </w:tcPr>
          <w:p w14:paraId="59EBD4CC"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474F769E"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4E86637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14A1A9F0"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9012565" w14:textId="77777777" w:rsidR="007B466C" w:rsidRPr="00190C3F" w:rsidRDefault="007B466C" w:rsidP="007B466C">
            <w:pPr>
              <w:spacing w:line="60" w:lineRule="auto"/>
              <w:jc w:val="center"/>
              <w:rPr>
                <w:sz w:val="18"/>
                <w:szCs w:val="18"/>
              </w:rPr>
            </w:pPr>
          </w:p>
        </w:tc>
        <w:tc>
          <w:tcPr>
            <w:tcW w:w="2409" w:type="dxa"/>
            <w:vAlign w:val="center"/>
          </w:tcPr>
          <w:p w14:paraId="5C0458EC"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2DD44FA5"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5E7E61A4" w14:textId="77777777" w:rsidTr="007B466C">
        <w:trPr>
          <w:trHeight w:val="285"/>
        </w:trPr>
        <w:tc>
          <w:tcPr>
            <w:tcW w:w="1384" w:type="dxa"/>
            <w:vAlign w:val="center"/>
          </w:tcPr>
          <w:p w14:paraId="33F3777F" w14:textId="77777777" w:rsidR="007B466C" w:rsidRPr="00190C3F" w:rsidRDefault="007B466C" w:rsidP="007B466C">
            <w:pPr>
              <w:spacing w:line="60" w:lineRule="auto"/>
              <w:jc w:val="center"/>
              <w:rPr>
                <w:sz w:val="18"/>
                <w:szCs w:val="18"/>
              </w:rPr>
            </w:pPr>
            <w:r>
              <w:rPr>
                <w:rFonts w:hint="eastAsia"/>
                <w:sz w:val="18"/>
                <w:szCs w:val="18"/>
              </w:rPr>
              <w:t>经度</w:t>
            </w:r>
          </w:p>
        </w:tc>
        <w:tc>
          <w:tcPr>
            <w:tcW w:w="1418" w:type="dxa"/>
            <w:vAlign w:val="center"/>
          </w:tcPr>
          <w:p w14:paraId="1E3C184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27B5CA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519DD00D"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E435FB6" w14:textId="77777777" w:rsidR="007B466C" w:rsidRPr="00190C3F" w:rsidRDefault="007B466C" w:rsidP="007B466C">
            <w:pPr>
              <w:spacing w:line="60" w:lineRule="auto"/>
              <w:jc w:val="center"/>
              <w:rPr>
                <w:sz w:val="18"/>
                <w:szCs w:val="18"/>
              </w:rPr>
            </w:pPr>
          </w:p>
        </w:tc>
        <w:tc>
          <w:tcPr>
            <w:tcW w:w="2409" w:type="dxa"/>
            <w:vAlign w:val="center"/>
          </w:tcPr>
          <w:p w14:paraId="69BBA38E" w14:textId="77777777" w:rsidR="007B466C" w:rsidRPr="00190C3F" w:rsidRDefault="007B466C" w:rsidP="007B466C">
            <w:pPr>
              <w:spacing w:line="60" w:lineRule="auto"/>
              <w:rPr>
                <w:sz w:val="18"/>
                <w:szCs w:val="18"/>
              </w:rPr>
            </w:pPr>
          </w:p>
        </w:tc>
      </w:tr>
      <w:tr w:rsidR="007B466C" w:rsidRPr="00190C3F" w14:paraId="302BFAAC" w14:textId="77777777" w:rsidTr="007B466C">
        <w:trPr>
          <w:trHeight w:val="285"/>
        </w:trPr>
        <w:tc>
          <w:tcPr>
            <w:tcW w:w="1384" w:type="dxa"/>
            <w:vAlign w:val="center"/>
          </w:tcPr>
          <w:p w14:paraId="3174AF5D"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6478540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73BA6A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4675D51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17C038F" w14:textId="77777777" w:rsidR="007B466C" w:rsidRPr="00190C3F" w:rsidRDefault="007B466C" w:rsidP="007B466C">
            <w:pPr>
              <w:spacing w:line="60" w:lineRule="auto"/>
              <w:jc w:val="center"/>
              <w:rPr>
                <w:sz w:val="18"/>
                <w:szCs w:val="18"/>
              </w:rPr>
            </w:pPr>
          </w:p>
        </w:tc>
        <w:tc>
          <w:tcPr>
            <w:tcW w:w="2409" w:type="dxa"/>
            <w:vAlign w:val="center"/>
          </w:tcPr>
          <w:p w14:paraId="7DA14DA0" w14:textId="77777777" w:rsidR="007B466C" w:rsidRPr="00190C3F" w:rsidRDefault="007B466C" w:rsidP="007B466C">
            <w:pPr>
              <w:spacing w:line="60" w:lineRule="auto"/>
              <w:rPr>
                <w:sz w:val="18"/>
                <w:szCs w:val="18"/>
              </w:rPr>
            </w:pPr>
          </w:p>
        </w:tc>
      </w:tr>
      <w:tr w:rsidR="007B466C" w:rsidRPr="00190C3F" w14:paraId="5D3E0461" w14:textId="77777777" w:rsidTr="007B466C">
        <w:trPr>
          <w:trHeight w:val="285"/>
        </w:trPr>
        <w:tc>
          <w:tcPr>
            <w:tcW w:w="1384" w:type="dxa"/>
            <w:vAlign w:val="center"/>
          </w:tcPr>
          <w:p w14:paraId="223C6297"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019F06FD"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4CDBBA01"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47B84A5"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19C6970" w14:textId="77777777" w:rsidR="007B466C" w:rsidRPr="00190C3F" w:rsidRDefault="007B466C" w:rsidP="007B466C">
            <w:pPr>
              <w:spacing w:line="60" w:lineRule="auto"/>
              <w:jc w:val="center"/>
              <w:rPr>
                <w:sz w:val="18"/>
                <w:szCs w:val="18"/>
              </w:rPr>
            </w:pPr>
          </w:p>
        </w:tc>
        <w:tc>
          <w:tcPr>
            <w:tcW w:w="2409" w:type="dxa"/>
            <w:vAlign w:val="center"/>
          </w:tcPr>
          <w:p w14:paraId="5885A9B4"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设备获取的角度坐标</w:t>
            </w:r>
            <w:r w:rsidRPr="007A47FA">
              <w:rPr>
                <w:rFonts w:ascii="Times New Roman" w:hAnsi="Times New Roman" w:cs="Times New Roman" w:hint="eastAsia"/>
                <w:kern w:val="2"/>
                <w:sz w:val="18"/>
                <w:szCs w:val="18"/>
              </w:rPr>
              <w:t>;</w:t>
            </w:r>
          </w:p>
          <w:p w14:paraId="1ACC4B30"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2A6D4063"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lastRenderedPageBreak/>
              <w:t>amap</w:t>
            </w:r>
            <w:r w:rsidRPr="007A47FA">
              <w:rPr>
                <w:rFonts w:ascii="Times New Roman" w:hAnsi="Times New Roman" w:cs="Times New Roman" w:hint="eastAsia"/>
                <w:kern w:val="2"/>
                <w:sz w:val="18"/>
                <w:szCs w:val="18"/>
              </w:rPr>
              <w:t>地图所用坐标</w:t>
            </w:r>
          </w:p>
          <w:p w14:paraId="3C4BE889"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4724B00D"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5</w:t>
            </w:r>
            <w:r w:rsidRPr="007A47FA">
              <w:rPr>
                <w:rFonts w:ascii="Times New Roman" w:hAnsi="Times New Roman" w:cs="Times New Roman" w:hint="eastAsia"/>
                <w:kern w:val="2"/>
                <w:sz w:val="18"/>
                <w:szCs w:val="18"/>
              </w:rPr>
              <w:t>：百度地图采用的经纬度坐标</w:t>
            </w:r>
          </w:p>
          <w:p w14:paraId="6582CC38"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65E176F4"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159D5D16" w14:textId="77777777" w:rsidR="007B466C"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5108E4CA" w14:textId="77777777" w:rsidR="007B466C" w:rsidRPr="00190C3F" w:rsidRDefault="007B466C" w:rsidP="007B466C">
            <w:pPr>
              <w:pStyle w:val="aff"/>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181C0EFC" w14:textId="77777777" w:rsidTr="007B466C">
        <w:trPr>
          <w:trHeight w:val="285"/>
        </w:trPr>
        <w:tc>
          <w:tcPr>
            <w:tcW w:w="1384" w:type="dxa"/>
            <w:vAlign w:val="center"/>
          </w:tcPr>
          <w:p w14:paraId="2F3AE5C4" w14:textId="77777777" w:rsidR="007B466C" w:rsidRPr="00190C3F" w:rsidRDefault="007B466C" w:rsidP="007B466C">
            <w:pPr>
              <w:spacing w:line="60" w:lineRule="auto"/>
              <w:jc w:val="center"/>
              <w:rPr>
                <w:sz w:val="18"/>
                <w:szCs w:val="18"/>
              </w:rPr>
            </w:pPr>
            <w:r>
              <w:rPr>
                <w:rFonts w:hint="eastAsia"/>
                <w:sz w:val="18"/>
                <w:szCs w:val="18"/>
              </w:rPr>
              <w:lastRenderedPageBreak/>
              <w:t>转换标志</w:t>
            </w:r>
          </w:p>
        </w:tc>
        <w:tc>
          <w:tcPr>
            <w:tcW w:w="1418" w:type="dxa"/>
            <w:vAlign w:val="center"/>
          </w:tcPr>
          <w:p w14:paraId="018D529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25A64226"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764476BB"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BE1DA" w14:textId="77777777" w:rsidR="007B466C" w:rsidRPr="00190C3F" w:rsidRDefault="007B466C" w:rsidP="007B466C">
            <w:pPr>
              <w:spacing w:line="60" w:lineRule="auto"/>
              <w:jc w:val="center"/>
              <w:rPr>
                <w:sz w:val="18"/>
                <w:szCs w:val="18"/>
              </w:rPr>
            </w:pPr>
          </w:p>
        </w:tc>
        <w:tc>
          <w:tcPr>
            <w:tcW w:w="2409" w:type="dxa"/>
            <w:vAlign w:val="center"/>
          </w:tcPr>
          <w:p w14:paraId="00643873" w14:textId="77777777" w:rsidR="007B466C" w:rsidRDefault="007B466C" w:rsidP="007B466C">
            <w:pPr>
              <w:spacing w:line="60" w:lineRule="auto"/>
              <w:rPr>
                <w:sz w:val="18"/>
                <w:szCs w:val="18"/>
              </w:rPr>
            </w:pPr>
            <w:r>
              <w:rPr>
                <w:rFonts w:hint="eastAsia"/>
                <w:sz w:val="18"/>
                <w:szCs w:val="18"/>
              </w:rPr>
              <w:t>是否已经转换成百度经纬度</w:t>
            </w:r>
          </w:p>
          <w:p w14:paraId="1FD6357F"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77CF18EF"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5EFC8235"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11E9E9F8" w14:textId="77777777" w:rsidTr="007B466C">
        <w:trPr>
          <w:trHeight w:val="285"/>
        </w:trPr>
        <w:tc>
          <w:tcPr>
            <w:tcW w:w="1384" w:type="dxa"/>
            <w:vAlign w:val="center"/>
          </w:tcPr>
          <w:p w14:paraId="0777AA53"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14CDDE4A"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38D56FD6"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6F302BFF" w14:textId="77777777" w:rsidR="007B466C" w:rsidRPr="00190C3F" w:rsidRDefault="007B466C" w:rsidP="007B466C">
            <w:pPr>
              <w:spacing w:line="60" w:lineRule="auto"/>
              <w:jc w:val="center"/>
              <w:rPr>
                <w:b/>
                <w:bCs/>
                <w:sz w:val="18"/>
                <w:szCs w:val="18"/>
              </w:rPr>
            </w:pPr>
          </w:p>
        </w:tc>
        <w:tc>
          <w:tcPr>
            <w:tcW w:w="709" w:type="dxa"/>
            <w:vAlign w:val="center"/>
          </w:tcPr>
          <w:p w14:paraId="2614CBE0" w14:textId="77777777" w:rsidR="007B466C" w:rsidRPr="00190C3F" w:rsidRDefault="007B466C" w:rsidP="007B466C">
            <w:pPr>
              <w:spacing w:line="60" w:lineRule="auto"/>
              <w:jc w:val="center"/>
              <w:rPr>
                <w:sz w:val="18"/>
                <w:szCs w:val="18"/>
              </w:rPr>
            </w:pPr>
          </w:p>
        </w:tc>
        <w:tc>
          <w:tcPr>
            <w:tcW w:w="2409" w:type="dxa"/>
            <w:vAlign w:val="center"/>
          </w:tcPr>
          <w:p w14:paraId="06DE1C22" w14:textId="77777777" w:rsidR="007B466C" w:rsidRPr="00190C3F" w:rsidRDefault="007B466C" w:rsidP="007B466C">
            <w:pPr>
              <w:spacing w:line="60" w:lineRule="auto"/>
              <w:rPr>
                <w:sz w:val="18"/>
                <w:szCs w:val="18"/>
              </w:rPr>
            </w:pPr>
          </w:p>
        </w:tc>
      </w:tr>
      <w:tr w:rsidR="007B466C" w:rsidRPr="00190C3F" w14:paraId="2894473A" w14:textId="77777777" w:rsidTr="007B466C">
        <w:trPr>
          <w:trHeight w:val="285"/>
        </w:trPr>
        <w:tc>
          <w:tcPr>
            <w:tcW w:w="1384" w:type="dxa"/>
            <w:vAlign w:val="center"/>
          </w:tcPr>
          <w:p w14:paraId="55C1899D"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7CC9208D"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AF2BD3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5D524B96" w14:textId="77777777" w:rsidR="007B466C" w:rsidRPr="00190C3F" w:rsidRDefault="007B466C" w:rsidP="007B466C">
            <w:pPr>
              <w:spacing w:line="60" w:lineRule="auto"/>
              <w:jc w:val="center"/>
              <w:rPr>
                <w:b/>
                <w:bCs/>
                <w:sz w:val="18"/>
                <w:szCs w:val="18"/>
              </w:rPr>
            </w:pPr>
          </w:p>
        </w:tc>
        <w:tc>
          <w:tcPr>
            <w:tcW w:w="709" w:type="dxa"/>
            <w:vAlign w:val="center"/>
          </w:tcPr>
          <w:p w14:paraId="392A9A73" w14:textId="77777777" w:rsidR="007B466C" w:rsidRPr="00190C3F" w:rsidRDefault="007B466C" w:rsidP="007B466C">
            <w:pPr>
              <w:spacing w:line="60" w:lineRule="auto"/>
              <w:jc w:val="center"/>
              <w:rPr>
                <w:sz w:val="18"/>
                <w:szCs w:val="18"/>
              </w:rPr>
            </w:pPr>
          </w:p>
        </w:tc>
        <w:tc>
          <w:tcPr>
            <w:tcW w:w="2409" w:type="dxa"/>
            <w:vAlign w:val="center"/>
          </w:tcPr>
          <w:p w14:paraId="32740944" w14:textId="77777777" w:rsidR="007B466C" w:rsidRPr="00190C3F" w:rsidRDefault="007B466C" w:rsidP="007B466C">
            <w:pPr>
              <w:spacing w:line="60" w:lineRule="auto"/>
              <w:rPr>
                <w:sz w:val="18"/>
                <w:szCs w:val="18"/>
              </w:rPr>
            </w:pPr>
          </w:p>
        </w:tc>
      </w:tr>
      <w:tr w:rsidR="007B466C" w:rsidRPr="00190C3F" w14:paraId="72A6EE8B" w14:textId="77777777" w:rsidTr="007B466C">
        <w:trPr>
          <w:trHeight w:val="285"/>
        </w:trPr>
        <w:tc>
          <w:tcPr>
            <w:tcW w:w="1384" w:type="dxa"/>
            <w:vAlign w:val="center"/>
          </w:tcPr>
          <w:p w14:paraId="5B7D4786"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702DB625"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4B19ACF"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4C8CCA4B" w14:textId="77777777" w:rsidR="007B466C" w:rsidRPr="00190C3F" w:rsidRDefault="007B466C" w:rsidP="007B466C">
            <w:pPr>
              <w:spacing w:line="60" w:lineRule="auto"/>
              <w:jc w:val="center"/>
              <w:rPr>
                <w:b/>
                <w:bCs/>
                <w:sz w:val="18"/>
                <w:szCs w:val="18"/>
              </w:rPr>
            </w:pPr>
          </w:p>
        </w:tc>
        <w:tc>
          <w:tcPr>
            <w:tcW w:w="709" w:type="dxa"/>
            <w:vAlign w:val="center"/>
          </w:tcPr>
          <w:p w14:paraId="503989F1" w14:textId="77777777" w:rsidR="007B466C" w:rsidRPr="00190C3F" w:rsidRDefault="007B466C" w:rsidP="007B466C">
            <w:pPr>
              <w:spacing w:line="60" w:lineRule="auto"/>
              <w:jc w:val="center"/>
              <w:rPr>
                <w:sz w:val="18"/>
                <w:szCs w:val="18"/>
              </w:rPr>
            </w:pPr>
          </w:p>
        </w:tc>
        <w:tc>
          <w:tcPr>
            <w:tcW w:w="2409" w:type="dxa"/>
            <w:vAlign w:val="center"/>
          </w:tcPr>
          <w:p w14:paraId="4A6DD591"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311A7E4B" w14:textId="77777777" w:rsidTr="007B466C">
        <w:trPr>
          <w:trHeight w:val="285"/>
        </w:trPr>
        <w:tc>
          <w:tcPr>
            <w:tcW w:w="1384" w:type="dxa"/>
            <w:vAlign w:val="center"/>
          </w:tcPr>
          <w:p w14:paraId="091A46A8"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50154DC2"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5C54E431"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3FC3080A" w14:textId="77777777" w:rsidR="007B466C" w:rsidRPr="00190C3F" w:rsidRDefault="007B466C" w:rsidP="007B466C">
            <w:pPr>
              <w:spacing w:line="60" w:lineRule="auto"/>
              <w:jc w:val="center"/>
              <w:rPr>
                <w:b/>
                <w:bCs/>
                <w:sz w:val="18"/>
                <w:szCs w:val="18"/>
              </w:rPr>
            </w:pPr>
          </w:p>
        </w:tc>
        <w:tc>
          <w:tcPr>
            <w:tcW w:w="709" w:type="dxa"/>
            <w:vAlign w:val="center"/>
          </w:tcPr>
          <w:p w14:paraId="3818321D" w14:textId="77777777" w:rsidR="007B466C" w:rsidRPr="00190C3F" w:rsidRDefault="007B466C" w:rsidP="007B466C">
            <w:pPr>
              <w:spacing w:line="60" w:lineRule="auto"/>
              <w:jc w:val="center"/>
              <w:rPr>
                <w:sz w:val="18"/>
                <w:szCs w:val="18"/>
              </w:rPr>
            </w:pPr>
          </w:p>
        </w:tc>
        <w:tc>
          <w:tcPr>
            <w:tcW w:w="2409" w:type="dxa"/>
            <w:vAlign w:val="center"/>
          </w:tcPr>
          <w:p w14:paraId="13474B25"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1DC66773" w14:textId="77777777" w:rsidTr="007B466C">
        <w:trPr>
          <w:trHeight w:val="285"/>
        </w:trPr>
        <w:tc>
          <w:tcPr>
            <w:tcW w:w="1384" w:type="dxa"/>
            <w:vAlign w:val="center"/>
          </w:tcPr>
          <w:p w14:paraId="606BD165"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234CFAD7"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5B3FDA34"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3BA2DD66" w14:textId="77777777" w:rsidR="007B466C" w:rsidRPr="00190C3F" w:rsidRDefault="007B466C" w:rsidP="007B466C">
            <w:pPr>
              <w:spacing w:line="60" w:lineRule="auto"/>
              <w:jc w:val="center"/>
              <w:rPr>
                <w:b/>
                <w:bCs/>
                <w:sz w:val="18"/>
                <w:szCs w:val="18"/>
              </w:rPr>
            </w:pPr>
          </w:p>
        </w:tc>
        <w:tc>
          <w:tcPr>
            <w:tcW w:w="709" w:type="dxa"/>
            <w:vAlign w:val="center"/>
          </w:tcPr>
          <w:p w14:paraId="72146A18" w14:textId="77777777" w:rsidR="007B466C" w:rsidRPr="00190C3F" w:rsidRDefault="007B466C" w:rsidP="007B466C">
            <w:pPr>
              <w:spacing w:line="60" w:lineRule="auto"/>
              <w:jc w:val="center"/>
              <w:rPr>
                <w:sz w:val="18"/>
                <w:szCs w:val="18"/>
              </w:rPr>
            </w:pPr>
          </w:p>
        </w:tc>
        <w:tc>
          <w:tcPr>
            <w:tcW w:w="2409" w:type="dxa"/>
            <w:vAlign w:val="center"/>
          </w:tcPr>
          <w:p w14:paraId="143704F8"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4747E9AB" w14:textId="77777777" w:rsidTr="007B466C">
        <w:trPr>
          <w:trHeight w:val="285"/>
        </w:trPr>
        <w:tc>
          <w:tcPr>
            <w:tcW w:w="1384" w:type="dxa"/>
            <w:vAlign w:val="center"/>
          </w:tcPr>
          <w:p w14:paraId="5F7B79F2"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1F022A95"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31285EA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74C44CA3" w14:textId="77777777" w:rsidR="007B466C" w:rsidRPr="00190C3F" w:rsidRDefault="007B466C" w:rsidP="007B466C">
            <w:pPr>
              <w:spacing w:line="60" w:lineRule="auto"/>
              <w:jc w:val="center"/>
              <w:rPr>
                <w:b/>
                <w:bCs/>
                <w:sz w:val="18"/>
                <w:szCs w:val="18"/>
              </w:rPr>
            </w:pPr>
          </w:p>
        </w:tc>
        <w:tc>
          <w:tcPr>
            <w:tcW w:w="709" w:type="dxa"/>
            <w:vAlign w:val="center"/>
          </w:tcPr>
          <w:p w14:paraId="29BD01DA" w14:textId="77777777" w:rsidR="007B466C" w:rsidRPr="00190C3F" w:rsidRDefault="007B466C" w:rsidP="007B466C">
            <w:pPr>
              <w:spacing w:line="60" w:lineRule="auto"/>
              <w:jc w:val="center"/>
              <w:rPr>
                <w:sz w:val="18"/>
                <w:szCs w:val="18"/>
              </w:rPr>
            </w:pPr>
          </w:p>
        </w:tc>
        <w:tc>
          <w:tcPr>
            <w:tcW w:w="2409" w:type="dxa"/>
            <w:vAlign w:val="center"/>
          </w:tcPr>
          <w:p w14:paraId="52FCCCC1"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22DEA0F8" w14:textId="77777777" w:rsidTr="007B466C">
        <w:trPr>
          <w:trHeight w:val="285"/>
        </w:trPr>
        <w:tc>
          <w:tcPr>
            <w:tcW w:w="1384" w:type="dxa"/>
            <w:vAlign w:val="center"/>
          </w:tcPr>
          <w:p w14:paraId="2CDC31FE" w14:textId="77777777" w:rsidR="007B466C" w:rsidRPr="00190C3F" w:rsidRDefault="007B466C" w:rsidP="007B466C">
            <w:pPr>
              <w:spacing w:line="60" w:lineRule="auto"/>
              <w:jc w:val="center"/>
              <w:rPr>
                <w:sz w:val="18"/>
                <w:szCs w:val="18"/>
              </w:rPr>
            </w:pPr>
            <w:r>
              <w:rPr>
                <w:rFonts w:hint="eastAsia"/>
                <w:sz w:val="18"/>
                <w:szCs w:val="18"/>
              </w:rPr>
              <w:t>应用类型</w:t>
            </w:r>
          </w:p>
        </w:tc>
        <w:tc>
          <w:tcPr>
            <w:tcW w:w="1418" w:type="dxa"/>
            <w:vAlign w:val="center"/>
          </w:tcPr>
          <w:p w14:paraId="1676B43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62EB8A4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012399E9" w14:textId="77777777" w:rsidR="007B466C" w:rsidRPr="00190C3F" w:rsidRDefault="007B466C" w:rsidP="007B466C">
            <w:pPr>
              <w:spacing w:line="60" w:lineRule="auto"/>
              <w:jc w:val="center"/>
              <w:rPr>
                <w:b/>
                <w:bCs/>
                <w:sz w:val="18"/>
                <w:szCs w:val="18"/>
              </w:rPr>
            </w:pPr>
          </w:p>
        </w:tc>
        <w:tc>
          <w:tcPr>
            <w:tcW w:w="709" w:type="dxa"/>
            <w:vAlign w:val="center"/>
          </w:tcPr>
          <w:p w14:paraId="4DD43F42" w14:textId="77777777" w:rsidR="007B466C" w:rsidRPr="00190C3F" w:rsidRDefault="007B466C" w:rsidP="007B466C">
            <w:pPr>
              <w:spacing w:line="60" w:lineRule="auto"/>
              <w:jc w:val="center"/>
              <w:rPr>
                <w:sz w:val="18"/>
                <w:szCs w:val="18"/>
              </w:rPr>
            </w:pPr>
          </w:p>
        </w:tc>
        <w:tc>
          <w:tcPr>
            <w:tcW w:w="2409" w:type="dxa"/>
            <w:vAlign w:val="center"/>
          </w:tcPr>
          <w:p w14:paraId="628BA8FB"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5FEFDC12" w14:textId="77777777" w:rsidTr="007B466C">
        <w:trPr>
          <w:trHeight w:val="285"/>
        </w:trPr>
        <w:tc>
          <w:tcPr>
            <w:tcW w:w="1384" w:type="dxa"/>
            <w:vAlign w:val="center"/>
          </w:tcPr>
          <w:p w14:paraId="51D2004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061170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7BE529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4B7286C1" w14:textId="77777777" w:rsidR="007B466C" w:rsidRPr="00190C3F" w:rsidRDefault="007B466C" w:rsidP="007B466C">
            <w:pPr>
              <w:spacing w:line="60" w:lineRule="auto"/>
              <w:jc w:val="center"/>
              <w:rPr>
                <w:sz w:val="18"/>
                <w:szCs w:val="18"/>
              </w:rPr>
            </w:pPr>
          </w:p>
        </w:tc>
        <w:tc>
          <w:tcPr>
            <w:tcW w:w="709" w:type="dxa"/>
            <w:vAlign w:val="center"/>
          </w:tcPr>
          <w:p w14:paraId="03A86891" w14:textId="77777777" w:rsidR="007B466C" w:rsidRPr="00190C3F" w:rsidRDefault="007B466C" w:rsidP="007B466C">
            <w:pPr>
              <w:spacing w:line="60" w:lineRule="auto"/>
              <w:jc w:val="center"/>
              <w:rPr>
                <w:sz w:val="18"/>
                <w:szCs w:val="18"/>
              </w:rPr>
            </w:pPr>
          </w:p>
        </w:tc>
        <w:tc>
          <w:tcPr>
            <w:tcW w:w="2409" w:type="dxa"/>
            <w:vAlign w:val="center"/>
          </w:tcPr>
          <w:p w14:paraId="6EC03CF8"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34741B5" w14:textId="77777777" w:rsidTr="007B466C">
        <w:trPr>
          <w:trHeight w:val="285"/>
        </w:trPr>
        <w:tc>
          <w:tcPr>
            <w:tcW w:w="1384" w:type="dxa"/>
            <w:vAlign w:val="center"/>
          </w:tcPr>
          <w:p w14:paraId="0FDA80A0"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C8524A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ADD2E0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23AD3CE" w14:textId="77777777" w:rsidR="007B466C" w:rsidRPr="00190C3F" w:rsidRDefault="007B466C" w:rsidP="007B466C">
            <w:pPr>
              <w:spacing w:line="60" w:lineRule="auto"/>
              <w:jc w:val="center"/>
              <w:rPr>
                <w:sz w:val="18"/>
                <w:szCs w:val="18"/>
              </w:rPr>
            </w:pPr>
          </w:p>
        </w:tc>
        <w:tc>
          <w:tcPr>
            <w:tcW w:w="709" w:type="dxa"/>
            <w:vAlign w:val="center"/>
          </w:tcPr>
          <w:p w14:paraId="25DC277B" w14:textId="77777777" w:rsidR="007B466C" w:rsidRPr="00190C3F" w:rsidRDefault="007B466C" w:rsidP="007B466C">
            <w:pPr>
              <w:spacing w:line="60" w:lineRule="auto"/>
              <w:jc w:val="center"/>
              <w:rPr>
                <w:sz w:val="18"/>
                <w:szCs w:val="18"/>
              </w:rPr>
            </w:pPr>
          </w:p>
        </w:tc>
        <w:tc>
          <w:tcPr>
            <w:tcW w:w="2409" w:type="dxa"/>
            <w:vAlign w:val="center"/>
          </w:tcPr>
          <w:p w14:paraId="09E36285"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4F859F7" w14:textId="77777777" w:rsidTr="007B466C">
        <w:trPr>
          <w:trHeight w:val="285"/>
        </w:trPr>
        <w:tc>
          <w:tcPr>
            <w:tcW w:w="1384" w:type="dxa"/>
            <w:vAlign w:val="center"/>
          </w:tcPr>
          <w:p w14:paraId="0FB0C23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B170BB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0E289E75"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753AC78" w14:textId="77777777" w:rsidR="007B466C" w:rsidRPr="00190C3F" w:rsidRDefault="007B466C" w:rsidP="007B466C">
            <w:pPr>
              <w:spacing w:line="60" w:lineRule="auto"/>
              <w:jc w:val="center"/>
              <w:rPr>
                <w:sz w:val="18"/>
                <w:szCs w:val="18"/>
              </w:rPr>
            </w:pPr>
          </w:p>
        </w:tc>
        <w:tc>
          <w:tcPr>
            <w:tcW w:w="709" w:type="dxa"/>
            <w:vAlign w:val="center"/>
          </w:tcPr>
          <w:p w14:paraId="700C59BF" w14:textId="77777777" w:rsidR="007B466C" w:rsidRPr="00190C3F" w:rsidRDefault="007B466C" w:rsidP="007B466C">
            <w:pPr>
              <w:spacing w:line="60" w:lineRule="auto"/>
              <w:jc w:val="center"/>
              <w:rPr>
                <w:sz w:val="18"/>
                <w:szCs w:val="18"/>
              </w:rPr>
            </w:pPr>
          </w:p>
        </w:tc>
        <w:tc>
          <w:tcPr>
            <w:tcW w:w="2409" w:type="dxa"/>
            <w:vAlign w:val="center"/>
          </w:tcPr>
          <w:p w14:paraId="24DBF2A5" w14:textId="77777777" w:rsidR="007B466C" w:rsidRPr="00190C3F" w:rsidRDefault="007B466C" w:rsidP="007B466C">
            <w:pPr>
              <w:spacing w:line="60" w:lineRule="auto"/>
              <w:rPr>
                <w:sz w:val="18"/>
                <w:szCs w:val="18"/>
              </w:rPr>
            </w:pPr>
            <w:r>
              <w:rPr>
                <w:rFonts w:hint="eastAsia"/>
                <w:sz w:val="18"/>
                <w:szCs w:val="18"/>
              </w:rPr>
              <w:t>保留</w:t>
            </w:r>
          </w:p>
        </w:tc>
      </w:tr>
    </w:tbl>
    <w:p w14:paraId="5FF49D1A" w14:textId="77777777" w:rsidR="007B466C" w:rsidRDefault="007B466C" w:rsidP="006E0F42">
      <w:pPr>
        <w:pStyle w:val="p0"/>
        <w:spacing w:after="120" w:line="400" w:lineRule="exact"/>
        <w:ind w:firstLine="420"/>
        <w:jc w:val="center"/>
        <w:rPr>
          <w:b/>
          <w:color w:val="000000"/>
        </w:rPr>
      </w:pPr>
    </w:p>
    <w:p w14:paraId="7F0C43DA" w14:textId="55DE5591" w:rsidR="007B466C" w:rsidRDefault="007B466C" w:rsidP="006E0F42">
      <w:pPr>
        <w:pStyle w:val="p0"/>
        <w:spacing w:after="120" w:line="400" w:lineRule="exact"/>
        <w:ind w:firstLine="420"/>
        <w:jc w:val="center"/>
        <w:rPr>
          <w:b/>
          <w:color w:val="000000"/>
        </w:rPr>
      </w:pPr>
      <w:r w:rsidRPr="00F249DC">
        <w:rPr>
          <w:rFonts w:hint="eastAsia"/>
          <w:b/>
          <w:color w:val="000000"/>
        </w:rPr>
        <w:t>表</w:t>
      </w:r>
      <w:r>
        <w:rPr>
          <w:rFonts w:hint="eastAsia"/>
          <w:b/>
          <w:color w:val="000000"/>
        </w:rPr>
        <w:t>3-18</w:t>
      </w:r>
      <w:r w:rsidRPr="00841752">
        <w:rPr>
          <w:rFonts w:hint="eastAsia"/>
          <w:b/>
          <w:color w:val="000000"/>
        </w:rPr>
        <w:t>应用端告警配置</w:t>
      </w:r>
      <w:r w:rsidRPr="00841752">
        <w:rPr>
          <w:b/>
          <w:color w:val="000000"/>
        </w:rPr>
        <w:t>（</w:t>
      </w:r>
      <w:r w:rsidRPr="00841752">
        <w:rPr>
          <w:b/>
          <w:color w:val="000000"/>
        </w:rPr>
        <w:t>AlertConfig</w:t>
      </w:r>
      <w:r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5FC6F334" w14:textId="77777777" w:rsidTr="00B4675C">
        <w:trPr>
          <w:trHeight w:val="465"/>
        </w:trPr>
        <w:tc>
          <w:tcPr>
            <w:tcW w:w="1384" w:type="dxa"/>
            <w:shd w:val="clear" w:color="auto" w:fill="99CCFF"/>
            <w:vAlign w:val="center"/>
          </w:tcPr>
          <w:p w14:paraId="4E5BE646"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369DE904"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3011345"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3B4D2F95"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B274817"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D054F7B"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5756DDAC" w14:textId="77777777" w:rsidTr="00B4675C">
        <w:trPr>
          <w:trHeight w:val="285"/>
        </w:trPr>
        <w:tc>
          <w:tcPr>
            <w:tcW w:w="1384" w:type="dxa"/>
            <w:vAlign w:val="center"/>
          </w:tcPr>
          <w:p w14:paraId="6E6D03B4" w14:textId="77777777" w:rsidR="00841752" w:rsidRPr="00190C3F" w:rsidRDefault="00841752" w:rsidP="00B4675C">
            <w:pPr>
              <w:spacing w:line="60" w:lineRule="auto"/>
              <w:jc w:val="center"/>
              <w:rPr>
                <w:sz w:val="18"/>
                <w:szCs w:val="18"/>
              </w:rPr>
            </w:pPr>
            <w:r>
              <w:rPr>
                <w:rFonts w:hint="eastAsia"/>
                <w:sz w:val="18"/>
                <w:szCs w:val="18"/>
              </w:rPr>
              <w:t>告警配置</w:t>
            </w:r>
            <w:r>
              <w:rPr>
                <w:rFonts w:hint="eastAsia"/>
                <w:sz w:val="18"/>
                <w:szCs w:val="18"/>
              </w:rPr>
              <w:t>ID</w:t>
            </w:r>
          </w:p>
        </w:tc>
        <w:tc>
          <w:tcPr>
            <w:tcW w:w="1418" w:type="dxa"/>
            <w:vAlign w:val="center"/>
          </w:tcPr>
          <w:p w14:paraId="67340D38"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52EC0ED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AlertConfigID</w:t>
            </w:r>
          </w:p>
        </w:tc>
        <w:tc>
          <w:tcPr>
            <w:tcW w:w="851" w:type="dxa"/>
            <w:vAlign w:val="center"/>
          </w:tcPr>
          <w:p w14:paraId="4502EEE1" w14:textId="77777777" w:rsidR="00841752" w:rsidRPr="00957197"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1C93093A" w14:textId="77777777" w:rsidR="00841752" w:rsidRPr="00190C3F" w:rsidRDefault="00841752" w:rsidP="00B4675C">
            <w:pPr>
              <w:spacing w:line="60" w:lineRule="auto"/>
              <w:jc w:val="center"/>
              <w:rPr>
                <w:sz w:val="18"/>
                <w:szCs w:val="18"/>
              </w:rPr>
            </w:pPr>
            <w:r w:rsidRPr="00190C3F">
              <w:rPr>
                <w:rFonts w:cs="宋体" w:hint="eastAsia"/>
                <w:sz w:val="18"/>
                <w:szCs w:val="18"/>
              </w:rPr>
              <w:t>主键</w:t>
            </w:r>
          </w:p>
        </w:tc>
        <w:tc>
          <w:tcPr>
            <w:tcW w:w="2409" w:type="dxa"/>
            <w:vAlign w:val="center"/>
          </w:tcPr>
          <w:p w14:paraId="4FD5C797" w14:textId="77777777" w:rsidR="00841752" w:rsidRPr="00190C3F" w:rsidRDefault="00841752" w:rsidP="00B4675C">
            <w:pPr>
              <w:spacing w:line="60" w:lineRule="auto"/>
              <w:rPr>
                <w:sz w:val="18"/>
                <w:szCs w:val="18"/>
              </w:rPr>
            </w:pPr>
            <w:r>
              <w:rPr>
                <w:rFonts w:hint="eastAsia"/>
                <w:sz w:val="18"/>
                <w:szCs w:val="18"/>
              </w:rPr>
              <w:t>自增主键</w:t>
            </w:r>
          </w:p>
        </w:tc>
      </w:tr>
      <w:tr w:rsidR="00841752" w:rsidRPr="00190C3F" w14:paraId="79A87A66" w14:textId="77777777" w:rsidTr="00B4675C">
        <w:trPr>
          <w:trHeight w:val="285"/>
        </w:trPr>
        <w:tc>
          <w:tcPr>
            <w:tcW w:w="1384" w:type="dxa"/>
            <w:vAlign w:val="center"/>
          </w:tcPr>
          <w:p w14:paraId="3A82E5F4" w14:textId="77777777" w:rsidR="00841752" w:rsidRPr="00190C3F" w:rsidRDefault="00841752" w:rsidP="00B4675C">
            <w:pPr>
              <w:spacing w:line="60" w:lineRule="auto"/>
              <w:jc w:val="center"/>
              <w:rPr>
                <w:sz w:val="18"/>
                <w:szCs w:val="18"/>
              </w:rPr>
            </w:pPr>
            <w:r>
              <w:rPr>
                <w:rFonts w:hint="eastAsia"/>
                <w:sz w:val="18"/>
                <w:szCs w:val="18"/>
              </w:rPr>
              <w:lastRenderedPageBreak/>
              <w:t>用户</w:t>
            </w:r>
            <w:r>
              <w:rPr>
                <w:rFonts w:hint="eastAsia"/>
                <w:sz w:val="18"/>
                <w:szCs w:val="18"/>
              </w:rPr>
              <w:t>ID</w:t>
            </w:r>
          </w:p>
        </w:tc>
        <w:tc>
          <w:tcPr>
            <w:tcW w:w="1418" w:type="dxa"/>
            <w:vAlign w:val="center"/>
          </w:tcPr>
          <w:p w14:paraId="4ABC8CA5"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3E6C68F6"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UserID</w:t>
            </w:r>
          </w:p>
        </w:tc>
        <w:tc>
          <w:tcPr>
            <w:tcW w:w="851" w:type="dxa"/>
            <w:vAlign w:val="center"/>
          </w:tcPr>
          <w:p w14:paraId="60038918" w14:textId="77777777" w:rsidR="00841752" w:rsidRPr="00190C3F"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02AF54DC" w14:textId="77777777" w:rsidR="00841752" w:rsidRPr="00190C3F" w:rsidRDefault="00841752" w:rsidP="00B4675C">
            <w:pPr>
              <w:spacing w:line="60" w:lineRule="auto"/>
              <w:jc w:val="center"/>
              <w:rPr>
                <w:sz w:val="18"/>
                <w:szCs w:val="18"/>
              </w:rPr>
            </w:pPr>
            <w:r>
              <w:rPr>
                <w:rFonts w:hint="eastAsia"/>
                <w:sz w:val="18"/>
                <w:szCs w:val="18"/>
              </w:rPr>
              <w:t>外键</w:t>
            </w:r>
          </w:p>
        </w:tc>
        <w:tc>
          <w:tcPr>
            <w:tcW w:w="2409" w:type="dxa"/>
            <w:vAlign w:val="center"/>
          </w:tcPr>
          <w:p w14:paraId="1B57280F" w14:textId="77777777" w:rsidR="00841752" w:rsidRPr="00190C3F" w:rsidRDefault="00841752" w:rsidP="00B4675C">
            <w:pPr>
              <w:spacing w:line="60" w:lineRule="auto"/>
              <w:rPr>
                <w:sz w:val="18"/>
                <w:szCs w:val="18"/>
              </w:rPr>
            </w:pPr>
            <w:r>
              <w:rPr>
                <w:rFonts w:hint="eastAsia"/>
                <w:sz w:val="18"/>
                <w:szCs w:val="18"/>
              </w:rPr>
              <w:t>由哪个用户配置</w:t>
            </w:r>
          </w:p>
        </w:tc>
      </w:tr>
      <w:tr w:rsidR="00841752" w:rsidRPr="00190C3F" w14:paraId="491E3C8E" w14:textId="77777777" w:rsidTr="00B4675C">
        <w:trPr>
          <w:trHeight w:val="285"/>
        </w:trPr>
        <w:tc>
          <w:tcPr>
            <w:tcW w:w="1384" w:type="dxa"/>
            <w:vAlign w:val="center"/>
          </w:tcPr>
          <w:p w14:paraId="4F6C9FAD" w14:textId="77777777" w:rsidR="00841752" w:rsidRPr="00190C3F" w:rsidRDefault="00841752" w:rsidP="00B4675C">
            <w:pPr>
              <w:spacing w:line="60" w:lineRule="auto"/>
              <w:jc w:val="center"/>
              <w:rPr>
                <w:sz w:val="18"/>
                <w:szCs w:val="18"/>
              </w:rPr>
            </w:pPr>
            <w:r>
              <w:rPr>
                <w:rFonts w:hint="eastAsia"/>
                <w:sz w:val="18"/>
                <w:szCs w:val="18"/>
              </w:rPr>
              <w:t>配置时间</w:t>
            </w:r>
          </w:p>
        </w:tc>
        <w:tc>
          <w:tcPr>
            <w:tcW w:w="1418" w:type="dxa"/>
            <w:vAlign w:val="center"/>
          </w:tcPr>
          <w:p w14:paraId="15369D2C"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datetime</w:t>
            </w:r>
          </w:p>
        </w:tc>
        <w:tc>
          <w:tcPr>
            <w:tcW w:w="1842" w:type="dxa"/>
            <w:vAlign w:val="center"/>
          </w:tcPr>
          <w:p w14:paraId="6B3854F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ConfigTime</w:t>
            </w:r>
          </w:p>
        </w:tc>
        <w:tc>
          <w:tcPr>
            <w:tcW w:w="851" w:type="dxa"/>
            <w:vAlign w:val="center"/>
          </w:tcPr>
          <w:p w14:paraId="6B2123A2"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7160E0D4" w14:textId="77777777" w:rsidR="00841752" w:rsidRPr="00190C3F" w:rsidRDefault="00841752" w:rsidP="00B4675C">
            <w:pPr>
              <w:spacing w:line="60" w:lineRule="auto"/>
              <w:jc w:val="center"/>
              <w:rPr>
                <w:sz w:val="18"/>
                <w:szCs w:val="18"/>
              </w:rPr>
            </w:pPr>
          </w:p>
        </w:tc>
        <w:tc>
          <w:tcPr>
            <w:tcW w:w="2409" w:type="dxa"/>
            <w:vAlign w:val="center"/>
          </w:tcPr>
          <w:p w14:paraId="2C9E2345" w14:textId="77777777" w:rsidR="00841752" w:rsidRDefault="00841752" w:rsidP="00B4675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49BBEA74" w14:textId="77777777" w:rsidR="00841752" w:rsidRPr="00190C3F" w:rsidRDefault="00841752" w:rsidP="00B4675C">
            <w:pPr>
              <w:spacing w:line="60" w:lineRule="auto"/>
              <w:rPr>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841752" w:rsidRPr="00190C3F" w14:paraId="10B97933" w14:textId="77777777" w:rsidTr="00B4675C">
        <w:trPr>
          <w:trHeight w:val="285"/>
        </w:trPr>
        <w:tc>
          <w:tcPr>
            <w:tcW w:w="1384" w:type="dxa"/>
            <w:vAlign w:val="center"/>
          </w:tcPr>
          <w:p w14:paraId="2805FA50" w14:textId="77777777" w:rsidR="00841752" w:rsidRPr="00190C3F" w:rsidRDefault="00841752" w:rsidP="00B4675C">
            <w:pPr>
              <w:spacing w:line="60" w:lineRule="auto"/>
              <w:jc w:val="center"/>
              <w:rPr>
                <w:sz w:val="18"/>
                <w:szCs w:val="18"/>
              </w:rPr>
            </w:pPr>
            <w:r>
              <w:rPr>
                <w:rFonts w:hint="eastAsia"/>
                <w:sz w:val="18"/>
                <w:szCs w:val="18"/>
              </w:rPr>
              <w:t>对象类型</w:t>
            </w:r>
          </w:p>
        </w:tc>
        <w:tc>
          <w:tcPr>
            <w:tcW w:w="1418" w:type="dxa"/>
            <w:vAlign w:val="center"/>
          </w:tcPr>
          <w:p w14:paraId="0860AA07"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7F6795A5"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MonitorType</w:t>
            </w:r>
          </w:p>
        </w:tc>
        <w:tc>
          <w:tcPr>
            <w:tcW w:w="851" w:type="dxa"/>
            <w:vAlign w:val="center"/>
          </w:tcPr>
          <w:p w14:paraId="43E4E99B"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FE2B327" w14:textId="77777777" w:rsidR="00841752" w:rsidRPr="00190C3F" w:rsidRDefault="00841752" w:rsidP="00B4675C">
            <w:pPr>
              <w:spacing w:line="60" w:lineRule="auto"/>
              <w:jc w:val="center"/>
              <w:rPr>
                <w:sz w:val="18"/>
                <w:szCs w:val="18"/>
              </w:rPr>
            </w:pPr>
          </w:p>
        </w:tc>
        <w:tc>
          <w:tcPr>
            <w:tcW w:w="2409" w:type="dxa"/>
            <w:vAlign w:val="center"/>
          </w:tcPr>
          <w:p w14:paraId="76FFC2D2" w14:textId="77777777" w:rsidR="00841752" w:rsidRDefault="00841752" w:rsidP="00B4675C">
            <w:pPr>
              <w:spacing w:line="60" w:lineRule="auto"/>
              <w:rPr>
                <w:sz w:val="18"/>
                <w:szCs w:val="18"/>
              </w:rPr>
            </w:pPr>
            <w:r>
              <w:rPr>
                <w:rFonts w:hint="eastAsia"/>
                <w:sz w:val="18"/>
                <w:szCs w:val="18"/>
              </w:rPr>
              <w:t>0-IMEI</w:t>
            </w:r>
          </w:p>
          <w:p w14:paraId="4CE1E275" w14:textId="77777777" w:rsidR="00841752" w:rsidRPr="00190C3F" w:rsidRDefault="00841752" w:rsidP="00B4675C">
            <w:pPr>
              <w:spacing w:line="60" w:lineRule="auto"/>
              <w:rPr>
                <w:sz w:val="18"/>
                <w:szCs w:val="18"/>
              </w:rPr>
            </w:pPr>
            <w:r>
              <w:rPr>
                <w:rFonts w:hint="eastAsia"/>
                <w:sz w:val="18"/>
                <w:szCs w:val="18"/>
              </w:rPr>
              <w:t>1-IMSI</w:t>
            </w:r>
          </w:p>
        </w:tc>
      </w:tr>
      <w:tr w:rsidR="00841752" w:rsidRPr="00190C3F" w14:paraId="69F429DA" w14:textId="77777777" w:rsidTr="00B4675C">
        <w:trPr>
          <w:trHeight w:val="429"/>
        </w:trPr>
        <w:tc>
          <w:tcPr>
            <w:tcW w:w="1384" w:type="dxa"/>
            <w:vAlign w:val="center"/>
          </w:tcPr>
          <w:p w14:paraId="366B5313" w14:textId="77777777" w:rsidR="00841752" w:rsidRPr="00190C3F" w:rsidRDefault="00841752" w:rsidP="00B4675C">
            <w:pPr>
              <w:spacing w:line="60" w:lineRule="auto"/>
              <w:jc w:val="center"/>
              <w:rPr>
                <w:sz w:val="18"/>
                <w:szCs w:val="18"/>
              </w:rPr>
            </w:pPr>
            <w:r>
              <w:rPr>
                <w:rFonts w:hint="eastAsia"/>
                <w:sz w:val="18"/>
                <w:szCs w:val="18"/>
              </w:rPr>
              <w:t>IMEI</w:t>
            </w:r>
            <w:r>
              <w:rPr>
                <w:rFonts w:hint="eastAsia"/>
                <w:sz w:val="18"/>
                <w:szCs w:val="18"/>
              </w:rPr>
              <w:t>号</w:t>
            </w:r>
          </w:p>
        </w:tc>
        <w:tc>
          <w:tcPr>
            <w:tcW w:w="1418" w:type="dxa"/>
            <w:vAlign w:val="center"/>
          </w:tcPr>
          <w:p w14:paraId="4E5EC68F"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nchar(16)</w:t>
            </w:r>
          </w:p>
        </w:tc>
        <w:tc>
          <w:tcPr>
            <w:tcW w:w="1842" w:type="dxa"/>
            <w:vAlign w:val="center"/>
          </w:tcPr>
          <w:p w14:paraId="24F440CE"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IMEI</w:t>
            </w:r>
          </w:p>
        </w:tc>
        <w:tc>
          <w:tcPr>
            <w:tcW w:w="851" w:type="dxa"/>
            <w:vAlign w:val="center"/>
          </w:tcPr>
          <w:p w14:paraId="4966E50B" w14:textId="77777777" w:rsidR="00841752" w:rsidRPr="00190C3F" w:rsidRDefault="00841752" w:rsidP="00B4675C">
            <w:pPr>
              <w:spacing w:line="60" w:lineRule="auto"/>
              <w:jc w:val="center"/>
              <w:rPr>
                <w:b/>
                <w:bCs/>
                <w:sz w:val="18"/>
                <w:szCs w:val="18"/>
              </w:rPr>
            </w:pPr>
          </w:p>
        </w:tc>
        <w:tc>
          <w:tcPr>
            <w:tcW w:w="709" w:type="dxa"/>
            <w:vAlign w:val="center"/>
          </w:tcPr>
          <w:p w14:paraId="0B6DB868" w14:textId="77777777" w:rsidR="00841752" w:rsidRPr="00190C3F" w:rsidRDefault="00841752" w:rsidP="00B4675C">
            <w:pPr>
              <w:spacing w:line="60" w:lineRule="auto"/>
              <w:jc w:val="center"/>
              <w:rPr>
                <w:sz w:val="18"/>
                <w:szCs w:val="18"/>
              </w:rPr>
            </w:pPr>
          </w:p>
        </w:tc>
        <w:tc>
          <w:tcPr>
            <w:tcW w:w="2409" w:type="dxa"/>
            <w:vAlign w:val="center"/>
          </w:tcPr>
          <w:p w14:paraId="0B48265B" w14:textId="77777777" w:rsidR="00841752" w:rsidRPr="00190C3F" w:rsidRDefault="00841752" w:rsidP="00B4675C">
            <w:pPr>
              <w:spacing w:line="60" w:lineRule="auto"/>
              <w:rPr>
                <w:sz w:val="18"/>
                <w:szCs w:val="18"/>
              </w:rPr>
            </w:pPr>
          </w:p>
        </w:tc>
      </w:tr>
      <w:tr w:rsidR="00841752" w:rsidRPr="00190C3F" w14:paraId="6916692F" w14:textId="77777777" w:rsidTr="00B4675C">
        <w:trPr>
          <w:trHeight w:val="406"/>
        </w:trPr>
        <w:tc>
          <w:tcPr>
            <w:tcW w:w="1384" w:type="dxa"/>
            <w:vAlign w:val="center"/>
          </w:tcPr>
          <w:p w14:paraId="56F68442" w14:textId="77777777" w:rsidR="00841752" w:rsidRPr="00190C3F" w:rsidRDefault="00841752" w:rsidP="00B4675C">
            <w:pPr>
              <w:spacing w:line="60" w:lineRule="auto"/>
              <w:jc w:val="center"/>
              <w:rPr>
                <w:sz w:val="18"/>
                <w:szCs w:val="18"/>
              </w:rPr>
            </w:pPr>
            <w:r>
              <w:rPr>
                <w:rFonts w:hint="eastAsia"/>
                <w:sz w:val="18"/>
                <w:szCs w:val="18"/>
              </w:rPr>
              <w:t>IMSI</w:t>
            </w:r>
            <w:r>
              <w:rPr>
                <w:rFonts w:hint="eastAsia"/>
                <w:sz w:val="18"/>
                <w:szCs w:val="18"/>
              </w:rPr>
              <w:t>号</w:t>
            </w:r>
          </w:p>
        </w:tc>
        <w:tc>
          <w:tcPr>
            <w:tcW w:w="1418" w:type="dxa"/>
            <w:vAlign w:val="center"/>
          </w:tcPr>
          <w:p w14:paraId="4A3CBFAD"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nchar(16)</w:t>
            </w:r>
          </w:p>
        </w:tc>
        <w:tc>
          <w:tcPr>
            <w:tcW w:w="1842" w:type="dxa"/>
            <w:vAlign w:val="center"/>
          </w:tcPr>
          <w:p w14:paraId="179238AD"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IMSI</w:t>
            </w:r>
          </w:p>
        </w:tc>
        <w:tc>
          <w:tcPr>
            <w:tcW w:w="851" w:type="dxa"/>
            <w:vAlign w:val="center"/>
          </w:tcPr>
          <w:p w14:paraId="5F94FCBE" w14:textId="77777777" w:rsidR="00841752" w:rsidRPr="00190C3F" w:rsidRDefault="00841752" w:rsidP="00B4675C">
            <w:pPr>
              <w:spacing w:line="60" w:lineRule="auto"/>
              <w:jc w:val="center"/>
              <w:rPr>
                <w:b/>
                <w:bCs/>
                <w:sz w:val="18"/>
                <w:szCs w:val="18"/>
              </w:rPr>
            </w:pPr>
          </w:p>
        </w:tc>
        <w:tc>
          <w:tcPr>
            <w:tcW w:w="709" w:type="dxa"/>
            <w:vAlign w:val="center"/>
          </w:tcPr>
          <w:p w14:paraId="71B0F231" w14:textId="77777777" w:rsidR="00841752" w:rsidRPr="00190C3F" w:rsidRDefault="00841752" w:rsidP="00B4675C">
            <w:pPr>
              <w:spacing w:line="60" w:lineRule="auto"/>
              <w:jc w:val="center"/>
              <w:rPr>
                <w:sz w:val="18"/>
                <w:szCs w:val="18"/>
              </w:rPr>
            </w:pPr>
          </w:p>
        </w:tc>
        <w:tc>
          <w:tcPr>
            <w:tcW w:w="2409" w:type="dxa"/>
            <w:vAlign w:val="center"/>
          </w:tcPr>
          <w:p w14:paraId="2C483498" w14:textId="77777777" w:rsidR="00841752" w:rsidRPr="00190C3F" w:rsidRDefault="00841752" w:rsidP="00B4675C">
            <w:pPr>
              <w:spacing w:line="60" w:lineRule="auto"/>
              <w:rPr>
                <w:sz w:val="18"/>
                <w:szCs w:val="18"/>
              </w:rPr>
            </w:pPr>
          </w:p>
        </w:tc>
      </w:tr>
      <w:tr w:rsidR="00841752" w:rsidRPr="00190C3F" w14:paraId="0E3F0200" w14:textId="77777777" w:rsidTr="00B4675C">
        <w:trPr>
          <w:trHeight w:val="285"/>
        </w:trPr>
        <w:tc>
          <w:tcPr>
            <w:tcW w:w="1384" w:type="dxa"/>
            <w:vAlign w:val="center"/>
          </w:tcPr>
          <w:p w14:paraId="1BCE123C" w14:textId="77777777" w:rsidR="00841752" w:rsidRPr="00190C3F" w:rsidRDefault="00841752" w:rsidP="00B4675C">
            <w:pPr>
              <w:spacing w:line="60" w:lineRule="auto"/>
              <w:jc w:val="center"/>
              <w:rPr>
                <w:sz w:val="18"/>
                <w:szCs w:val="18"/>
              </w:rPr>
            </w:pPr>
            <w:r>
              <w:rPr>
                <w:rFonts w:hint="eastAsia"/>
                <w:sz w:val="18"/>
                <w:szCs w:val="18"/>
              </w:rPr>
              <w:t>对象、区域逻辑判断：与</w:t>
            </w:r>
            <w:r>
              <w:rPr>
                <w:rFonts w:hint="eastAsia"/>
                <w:sz w:val="18"/>
                <w:szCs w:val="18"/>
              </w:rPr>
              <w:t>/</w:t>
            </w:r>
            <w:r>
              <w:rPr>
                <w:rFonts w:hint="eastAsia"/>
                <w:sz w:val="18"/>
                <w:szCs w:val="18"/>
              </w:rPr>
              <w:t>或</w:t>
            </w:r>
          </w:p>
        </w:tc>
        <w:tc>
          <w:tcPr>
            <w:tcW w:w="1418" w:type="dxa"/>
            <w:vAlign w:val="center"/>
          </w:tcPr>
          <w:p w14:paraId="4B9E3953"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00A0178"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LogicCondition</w:t>
            </w:r>
          </w:p>
        </w:tc>
        <w:tc>
          <w:tcPr>
            <w:tcW w:w="851" w:type="dxa"/>
            <w:vAlign w:val="center"/>
          </w:tcPr>
          <w:p w14:paraId="6AE703AD"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4EEB2" w14:textId="77777777" w:rsidR="00841752" w:rsidRPr="00190C3F" w:rsidRDefault="00841752" w:rsidP="00B4675C">
            <w:pPr>
              <w:spacing w:line="60" w:lineRule="auto"/>
              <w:jc w:val="center"/>
              <w:rPr>
                <w:sz w:val="18"/>
                <w:szCs w:val="18"/>
              </w:rPr>
            </w:pPr>
          </w:p>
        </w:tc>
        <w:tc>
          <w:tcPr>
            <w:tcW w:w="2409" w:type="dxa"/>
            <w:vAlign w:val="center"/>
          </w:tcPr>
          <w:p w14:paraId="75C5FD66" w14:textId="77777777" w:rsidR="00841752" w:rsidRDefault="00841752" w:rsidP="00B4675C">
            <w:pPr>
              <w:spacing w:line="60" w:lineRule="auto"/>
              <w:rPr>
                <w:sz w:val="18"/>
                <w:szCs w:val="18"/>
              </w:rPr>
            </w:pPr>
            <w:r>
              <w:rPr>
                <w:rFonts w:hint="eastAsia"/>
                <w:sz w:val="18"/>
                <w:szCs w:val="18"/>
              </w:rPr>
              <w:t>0-</w:t>
            </w:r>
            <w:r>
              <w:rPr>
                <w:rFonts w:hint="eastAsia"/>
                <w:sz w:val="18"/>
                <w:szCs w:val="18"/>
              </w:rPr>
              <w:t>与</w:t>
            </w:r>
          </w:p>
          <w:p w14:paraId="479730FC"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或</w:t>
            </w:r>
          </w:p>
        </w:tc>
      </w:tr>
      <w:tr w:rsidR="00841752" w:rsidRPr="00190C3F" w14:paraId="70DA3DD3" w14:textId="77777777" w:rsidTr="00B4675C">
        <w:trPr>
          <w:trHeight w:val="285"/>
        </w:trPr>
        <w:tc>
          <w:tcPr>
            <w:tcW w:w="1384" w:type="dxa"/>
            <w:vAlign w:val="center"/>
          </w:tcPr>
          <w:p w14:paraId="223C744C" w14:textId="77777777" w:rsidR="00841752" w:rsidRPr="00190C3F" w:rsidRDefault="00841752" w:rsidP="00B4675C">
            <w:pPr>
              <w:spacing w:line="60" w:lineRule="auto"/>
              <w:jc w:val="center"/>
              <w:rPr>
                <w:sz w:val="18"/>
                <w:szCs w:val="18"/>
              </w:rPr>
            </w:pPr>
            <w:r>
              <w:rPr>
                <w:rFonts w:hint="eastAsia"/>
                <w:sz w:val="18"/>
                <w:szCs w:val="18"/>
              </w:rPr>
              <w:t>区域类型</w:t>
            </w:r>
          </w:p>
        </w:tc>
        <w:tc>
          <w:tcPr>
            <w:tcW w:w="1418" w:type="dxa"/>
            <w:vAlign w:val="center"/>
          </w:tcPr>
          <w:p w14:paraId="0446473A"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72737B7"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AreaType</w:t>
            </w:r>
          </w:p>
        </w:tc>
        <w:tc>
          <w:tcPr>
            <w:tcW w:w="851" w:type="dxa"/>
            <w:vAlign w:val="center"/>
          </w:tcPr>
          <w:p w14:paraId="5691316F"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B2253E1" w14:textId="77777777" w:rsidR="00841752" w:rsidRPr="00190C3F" w:rsidRDefault="00841752" w:rsidP="00B4675C">
            <w:pPr>
              <w:spacing w:line="60" w:lineRule="auto"/>
              <w:jc w:val="center"/>
              <w:rPr>
                <w:sz w:val="18"/>
                <w:szCs w:val="18"/>
              </w:rPr>
            </w:pPr>
          </w:p>
        </w:tc>
        <w:tc>
          <w:tcPr>
            <w:tcW w:w="2409" w:type="dxa"/>
            <w:vAlign w:val="center"/>
          </w:tcPr>
          <w:p w14:paraId="0EF8AF70" w14:textId="77777777" w:rsidR="00841752" w:rsidRDefault="00841752" w:rsidP="00B4675C">
            <w:pPr>
              <w:spacing w:line="60" w:lineRule="auto"/>
              <w:rPr>
                <w:sz w:val="18"/>
                <w:szCs w:val="18"/>
              </w:rPr>
            </w:pPr>
            <w:r>
              <w:rPr>
                <w:rFonts w:hint="eastAsia"/>
                <w:sz w:val="18"/>
                <w:szCs w:val="18"/>
              </w:rPr>
              <w:t>0-</w:t>
            </w:r>
            <w:r>
              <w:rPr>
                <w:rFonts w:hint="eastAsia"/>
                <w:sz w:val="18"/>
                <w:szCs w:val="18"/>
              </w:rPr>
              <w:t>矩形</w:t>
            </w:r>
          </w:p>
          <w:p w14:paraId="756F2736" w14:textId="77777777" w:rsidR="00841752" w:rsidRDefault="00841752" w:rsidP="00B4675C">
            <w:pPr>
              <w:spacing w:line="60" w:lineRule="auto"/>
              <w:rPr>
                <w:sz w:val="18"/>
                <w:szCs w:val="18"/>
              </w:rPr>
            </w:pPr>
            <w:r>
              <w:rPr>
                <w:rFonts w:hint="eastAsia"/>
                <w:sz w:val="18"/>
                <w:szCs w:val="18"/>
              </w:rPr>
              <w:t>1-</w:t>
            </w:r>
            <w:r>
              <w:rPr>
                <w:rFonts w:hint="eastAsia"/>
                <w:sz w:val="18"/>
                <w:szCs w:val="18"/>
              </w:rPr>
              <w:t>圆形</w:t>
            </w:r>
          </w:p>
          <w:p w14:paraId="4440466B" w14:textId="77777777" w:rsidR="00841752" w:rsidRPr="00190C3F" w:rsidRDefault="00841752" w:rsidP="00B4675C">
            <w:pPr>
              <w:spacing w:line="60" w:lineRule="auto"/>
              <w:rPr>
                <w:sz w:val="18"/>
                <w:szCs w:val="18"/>
              </w:rPr>
            </w:pPr>
            <w:r>
              <w:rPr>
                <w:rFonts w:hint="eastAsia"/>
                <w:sz w:val="18"/>
                <w:szCs w:val="18"/>
              </w:rPr>
              <w:t>2-</w:t>
            </w:r>
            <w:r>
              <w:rPr>
                <w:rFonts w:hint="eastAsia"/>
                <w:sz w:val="18"/>
                <w:szCs w:val="18"/>
              </w:rPr>
              <w:t>行政区域</w:t>
            </w:r>
          </w:p>
        </w:tc>
      </w:tr>
      <w:tr w:rsidR="00841752" w:rsidRPr="00190C3F" w14:paraId="2FC2FAD8" w14:textId="77777777" w:rsidTr="00B4675C">
        <w:trPr>
          <w:trHeight w:val="285"/>
        </w:trPr>
        <w:tc>
          <w:tcPr>
            <w:tcW w:w="1384" w:type="dxa"/>
            <w:vAlign w:val="center"/>
          </w:tcPr>
          <w:p w14:paraId="7F82C860" w14:textId="77777777" w:rsidR="00841752" w:rsidRPr="00190C3F" w:rsidRDefault="00841752" w:rsidP="00B4675C">
            <w:pPr>
              <w:spacing w:line="60" w:lineRule="auto"/>
              <w:jc w:val="center"/>
              <w:rPr>
                <w:sz w:val="18"/>
                <w:szCs w:val="18"/>
              </w:rPr>
            </w:pPr>
            <w:r>
              <w:rPr>
                <w:rFonts w:hint="eastAsia"/>
                <w:sz w:val="18"/>
                <w:szCs w:val="18"/>
              </w:rPr>
              <w:t>经度</w:t>
            </w:r>
            <w:r>
              <w:rPr>
                <w:rFonts w:hint="eastAsia"/>
                <w:sz w:val="18"/>
                <w:szCs w:val="18"/>
              </w:rPr>
              <w:t>A</w:t>
            </w:r>
          </w:p>
        </w:tc>
        <w:tc>
          <w:tcPr>
            <w:tcW w:w="1418" w:type="dxa"/>
            <w:vAlign w:val="center"/>
          </w:tcPr>
          <w:p w14:paraId="574E0D79"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867CBDF"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LongitudeA</w:t>
            </w:r>
          </w:p>
        </w:tc>
        <w:tc>
          <w:tcPr>
            <w:tcW w:w="851" w:type="dxa"/>
            <w:vAlign w:val="center"/>
          </w:tcPr>
          <w:p w14:paraId="71051FF2" w14:textId="77777777" w:rsidR="00841752" w:rsidRPr="00190C3F" w:rsidRDefault="00841752" w:rsidP="00B4675C">
            <w:pPr>
              <w:spacing w:line="60" w:lineRule="auto"/>
              <w:jc w:val="center"/>
              <w:rPr>
                <w:b/>
                <w:bCs/>
                <w:sz w:val="18"/>
                <w:szCs w:val="18"/>
              </w:rPr>
            </w:pPr>
          </w:p>
        </w:tc>
        <w:tc>
          <w:tcPr>
            <w:tcW w:w="709" w:type="dxa"/>
            <w:vAlign w:val="center"/>
          </w:tcPr>
          <w:p w14:paraId="6CA7835E" w14:textId="77777777" w:rsidR="00841752" w:rsidRPr="00190C3F" w:rsidRDefault="00841752" w:rsidP="00B4675C">
            <w:pPr>
              <w:spacing w:line="60" w:lineRule="auto"/>
              <w:jc w:val="center"/>
              <w:rPr>
                <w:sz w:val="18"/>
                <w:szCs w:val="18"/>
              </w:rPr>
            </w:pPr>
          </w:p>
        </w:tc>
        <w:tc>
          <w:tcPr>
            <w:tcW w:w="2409" w:type="dxa"/>
            <w:vAlign w:val="center"/>
          </w:tcPr>
          <w:p w14:paraId="7167A21C"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6482816D" w14:textId="77777777" w:rsidTr="00B4675C">
        <w:trPr>
          <w:trHeight w:val="285"/>
        </w:trPr>
        <w:tc>
          <w:tcPr>
            <w:tcW w:w="1384" w:type="dxa"/>
            <w:vAlign w:val="center"/>
          </w:tcPr>
          <w:p w14:paraId="661DEEE2" w14:textId="77777777" w:rsidR="00841752" w:rsidRPr="00190C3F" w:rsidRDefault="00841752" w:rsidP="00B4675C">
            <w:pPr>
              <w:spacing w:line="60" w:lineRule="auto"/>
              <w:jc w:val="center"/>
              <w:rPr>
                <w:sz w:val="18"/>
                <w:szCs w:val="18"/>
              </w:rPr>
            </w:pPr>
            <w:r>
              <w:rPr>
                <w:rFonts w:hint="eastAsia"/>
                <w:sz w:val="18"/>
                <w:szCs w:val="18"/>
              </w:rPr>
              <w:t>经度</w:t>
            </w:r>
            <w:r>
              <w:rPr>
                <w:rFonts w:hint="eastAsia"/>
                <w:sz w:val="18"/>
                <w:szCs w:val="18"/>
              </w:rPr>
              <w:t>B</w:t>
            </w:r>
          </w:p>
        </w:tc>
        <w:tc>
          <w:tcPr>
            <w:tcW w:w="1418" w:type="dxa"/>
            <w:vAlign w:val="center"/>
          </w:tcPr>
          <w:p w14:paraId="256239B5"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44C93E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LongitudeB</w:t>
            </w:r>
          </w:p>
        </w:tc>
        <w:tc>
          <w:tcPr>
            <w:tcW w:w="851" w:type="dxa"/>
            <w:vAlign w:val="center"/>
          </w:tcPr>
          <w:p w14:paraId="48D37CEE" w14:textId="77777777" w:rsidR="00841752" w:rsidRPr="00190C3F" w:rsidRDefault="00841752" w:rsidP="00B4675C">
            <w:pPr>
              <w:spacing w:line="60" w:lineRule="auto"/>
              <w:jc w:val="center"/>
              <w:rPr>
                <w:b/>
                <w:bCs/>
                <w:sz w:val="18"/>
                <w:szCs w:val="18"/>
              </w:rPr>
            </w:pPr>
          </w:p>
        </w:tc>
        <w:tc>
          <w:tcPr>
            <w:tcW w:w="709" w:type="dxa"/>
            <w:vAlign w:val="center"/>
          </w:tcPr>
          <w:p w14:paraId="746C9923" w14:textId="77777777" w:rsidR="00841752" w:rsidRPr="00190C3F" w:rsidRDefault="00841752" w:rsidP="00B4675C">
            <w:pPr>
              <w:spacing w:line="60" w:lineRule="auto"/>
              <w:jc w:val="center"/>
              <w:rPr>
                <w:sz w:val="18"/>
                <w:szCs w:val="18"/>
              </w:rPr>
            </w:pPr>
          </w:p>
        </w:tc>
        <w:tc>
          <w:tcPr>
            <w:tcW w:w="2409" w:type="dxa"/>
            <w:vAlign w:val="center"/>
          </w:tcPr>
          <w:p w14:paraId="053BDC63"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1CCE99BE" w14:textId="77777777" w:rsidTr="00B4675C">
        <w:trPr>
          <w:trHeight w:val="285"/>
        </w:trPr>
        <w:tc>
          <w:tcPr>
            <w:tcW w:w="1384" w:type="dxa"/>
            <w:vAlign w:val="center"/>
          </w:tcPr>
          <w:p w14:paraId="7DAC2D07" w14:textId="77777777" w:rsidR="00841752" w:rsidRPr="00190C3F" w:rsidRDefault="00841752" w:rsidP="00B4675C">
            <w:pPr>
              <w:spacing w:line="60" w:lineRule="auto"/>
              <w:jc w:val="center"/>
              <w:rPr>
                <w:sz w:val="18"/>
                <w:szCs w:val="18"/>
              </w:rPr>
            </w:pPr>
            <w:r>
              <w:rPr>
                <w:rFonts w:hint="eastAsia"/>
                <w:sz w:val="18"/>
                <w:szCs w:val="18"/>
              </w:rPr>
              <w:t>纬度</w:t>
            </w:r>
            <w:r>
              <w:rPr>
                <w:rFonts w:hint="eastAsia"/>
                <w:sz w:val="18"/>
                <w:szCs w:val="18"/>
              </w:rPr>
              <w:t>A</w:t>
            </w:r>
          </w:p>
        </w:tc>
        <w:tc>
          <w:tcPr>
            <w:tcW w:w="1418" w:type="dxa"/>
            <w:vAlign w:val="center"/>
          </w:tcPr>
          <w:p w14:paraId="51485E1A"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04EEF53"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LatitudeA</w:t>
            </w:r>
          </w:p>
        </w:tc>
        <w:tc>
          <w:tcPr>
            <w:tcW w:w="851" w:type="dxa"/>
            <w:vAlign w:val="center"/>
          </w:tcPr>
          <w:p w14:paraId="4F4021DC" w14:textId="77777777" w:rsidR="00841752" w:rsidRPr="00190C3F" w:rsidRDefault="00841752" w:rsidP="00B4675C">
            <w:pPr>
              <w:spacing w:line="60" w:lineRule="auto"/>
              <w:jc w:val="center"/>
              <w:rPr>
                <w:b/>
                <w:bCs/>
                <w:sz w:val="18"/>
                <w:szCs w:val="18"/>
              </w:rPr>
            </w:pPr>
          </w:p>
        </w:tc>
        <w:tc>
          <w:tcPr>
            <w:tcW w:w="709" w:type="dxa"/>
            <w:vAlign w:val="center"/>
          </w:tcPr>
          <w:p w14:paraId="6A5FE589" w14:textId="77777777" w:rsidR="00841752" w:rsidRPr="00190C3F" w:rsidRDefault="00841752" w:rsidP="00B4675C">
            <w:pPr>
              <w:spacing w:line="60" w:lineRule="auto"/>
              <w:jc w:val="center"/>
              <w:rPr>
                <w:sz w:val="18"/>
                <w:szCs w:val="18"/>
              </w:rPr>
            </w:pPr>
          </w:p>
        </w:tc>
        <w:tc>
          <w:tcPr>
            <w:tcW w:w="2409" w:type="dxa"/>
            <w:vAlign w:val="center"/>
          </w:tcPr>
          <w:p w14:paraId="7BF5B931"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7162A291" w14:textId="77777777" w:rsidTr="00B4675C">
        <w:trPr>
          <w:trHeight w:val="285"/>
        </w:trPr>
        <w:tc>
          <w:tcPr>
            <w:tcW w:w="1384" w:type="dxa"/>
            <w:vAlign w:val="center"/>
          </w:tcPr>
          <w:p w14:paraId="3CECDB20" w14:textId="77777777" w:rsidR="00841752" w:rsidRPr="00190C3F" w:rsidRDefault="00841752" w:rsidP="00B4675C">
            <w:pPr>
              <w:spacing w:line="60" w:lineRule="auto"/>
              <w:jc w:val="center"/>
              <w:rPr>
                <w:sz w:val="18"/>
                <w:szCs w:val="18"/>
              </w:rPr>
            </w:pPr>
            <w:r>
              <w:rPr>
                <w:rFonts w:hint="eastAsia"/>
                <w:sz w:val="18"/>
                <w:szCs w:val="18"/>
              </w:rPr>
              <w:t>纬度</w:t>
            </w:r>
            <w:r>
              <w:rPr>
                <w:rFonts w:hint="eastAsia"/>
                <w:sz w:val="18"/>
                <w:szCs w:val="18"/>
              </w:rPr>
              <w:t>B</w:t>
            </w:r>
          </w:p>
        </w:tc>
        <w:tc>
          <w:tcPr>
            <w:tcW w:w="1418" w:type="dxa"/>
            <w:vAlign w:val="center"/>
          </w:tcPr>
          <w:p w14:paraId="659F30F1"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272570F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LatitudeB</w:t>
            </w:r>
          </w:p>
        </w:tc>
        <w:tc>
          <w:tcPr>
            <w:tcW w:w="851" w:type="dxa"/>
            <w:vAlign w:val="center"/>
          </w:tcPr>
          <w:p w14:paraId="626C2872" w14:textId="77777777" w:rsidR="00841752" w:rsidRPr="00190C3F" w:rsidRDefault="00841752" w:rsidP="00B4675C">
            <w:pPr>
              <w:spacing w:line="60" w:lineRule="auto"/>
              <w:jc w:val="center"/>
              <w:rPr>
                <w:b/>
                <w:bCs/>
                <w:sz w:val="18"/>
                <w:szCs w:val="18"/>
              </w:rPr>
            </w:pPr>
          </w:p>
        </w:tc>
        <w:tc>
          <w:tcPr>
            <w:tcW w:w="709" w:type="dxa"/>
            <w:vAlign w:val="center"/>
          </w:tcPr>
          <w:p w14:paraId="6A588064" w14:textId="77777777" w:rsidR="00841752" w:rsidRPr="00190C3F" w:rsidRDefault="00841752" w:rsidP="00B4675C">
            <w:pPr>
              <w:spacing w:line="60" w:lineRule="auto"/>
              <w:jc w:val="center"/>
              <w:rPr>
                <w:sz w:val="18"/>
                <w:szCs w:val="18"/>
              </w:rPr>
            </w:pPr>
          </w:p>
        </w:tc>
        <w:tc>
          <w:tcPr>
            <w:tcW w:w="2409" w:type="dxa"/>
            <w:vAlign w:val="center"/>
          </w:tcPr>
          <w:p w14:paraId="60427A81"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59D6F698" w14:textId="77777777" w:rsidTr="00B4675C">
        <w:trPr>
          <w:trHeight w:val="285"/>
        </w:trPr>
        <w:tc>
          <w:tcPr>
            <w:tcW w:w="1384" w:type="dxa"/>
            <w:vAlign w:val="center"/>
          </w:tcPr>
          <w:p w14:paraId="7003909B" w14:textId="77777777" w:rsidR="00841752" w:rsidRPr="00190C3F" w:rsidRDefault="00841752" w:rsidP="00B4675C">
            <w:pPr>
              <w:spacing w:line="60" w:lineRule="auto"/>
              <w:jc w:val="center"/>
              <w:rPr>
                <w:sz w:val="18"/>
                <w:szCs w:val="18"/>
              </w:rPr>
            </w:pPr>
            <w:r>
              <w:rPr>
                <w:rFonts w:hint="eastAsia"/>
                <w:sz w:val="18"/>
                <w:szCs w:val="18"/>
              </w:rPr>
              <w:t>圆心经度</w:t>
            </w:r>
          </w:p>
        </w:tc>
        <w:tc>
          <w:tcPr>
            <w:tcW w:w="1418" w:type="dxa"/>
            <w:vAlign w:val="center"/>
          </w:tcPr>
          <w:p w14:paraId="53CF74EE"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58C5BA95"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LongitudeCenter</w:t>
            </w:r>
          </w:p>
        </w:tc>
        <w:tc>
          <w:tcPr>
            <w:tcW w:w="851" w:type="dxa"/>
            <w:vAlign w:val="center"/>
          </w:tcPr>
          <w:p w14:paraId="3493C417" w14:textId="77777777" w:rsidR="00841752" w:rsidRPr="00190C3F" w:rsidRDefault="00841752" w:rsidP="00B4675C">
            <w:pPr>
              <w:spacing w:line="60" w:lineRule="auto"/>
              <w:jc w:val="center"/>
              <w:rPr>
                <w:b/>
                <w:bCs/>
                <w:sz w:val="18"/>
                <w:szCs w:val="18"/>
              </w:rPr>
            </w:pPr>
          </w:p>
        </w:tc>
        <w:tc>
          <w:tcPr>
            <w:tcW w:w="709" w:type="dxa"/>
            <w:vAlign w:val="center"/>
          </w:tcPr>
          <w:p w14:paraId="23D677A8" w14:textId="77777777" w:rsidR="00841752" w:rsidRPr="00190C3F" w:rsidRDefault="00841752" w:rsidP="00B4675C">
            <w:pPr>
              <w:spacing w:line="60" w:lineRule="auto"/>
              <w:jc w:val="center"/>
              <w:rPr>
                <w:sz w:val="18"/>
                <w:szCs w:val="18"/>
              </w:rPr>
            </w:pPr>
          </w:p>
        </w:tc>
        <w:tc>
          <w:tcPr>
            <w:tcW w:w="2409" w:type="dxa"/>
            <w:vAlign w:val="center"/>
          </w:tcPr>
          <w:p w14:paraId="75B91E93"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56D24F0C" w14:textId="77777777" w:rsidTr="00B4675C">
        <w:trPr>
          <w:trHeight w:val="285"/>
        </w:trPr>
        <w:tc>
          <w:tcPr>
            <w:tcW w:w="1384" w:type="dxa"/>
            <w:vAlign w:val="center"/>
          </w:tcPr>
          <w:p w14:paraId="26BF158A" w14:textId="77777777" w:rsidR="00841752" w:rsidRPr="00190C3F" w:rsidRDefault="00841752" w:rsidP="00B4675C">
            <w:pPr>
              <w:spacing w:line="60" w:lineRule="auto"/>
              <w:jc w:val="center"/>
              <w:rPr>
                <w:sz w:val="18"/>
                <w:szCs w:val="18"/>
              </w:rPr>
            </w:pPr>
            <w:r>
              <w:rPr>
                <w:rFonts w:hint="eastAsia"/>
                <w:sz w:val="18"/>
                <w:szCs w:val="18"/>
              </w:rPr>
              <w:t>圆心纬度</w:t>
            </w:r>
          </w:p>
        </w:tc>
        <w:tc>
          <w:tcPr>
            <w:tcW w:w="1418" w:type="dxa"/>
            <w:vAlign w:val="center"/>
          </w:tcPr>
          <w:p w14:paraId="0BAA0D54"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5CDF9DA"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LatitudeCenter</w:t>
            </w:r>
          </w:p>
        </w:tc>
        <w:tc>
          <w:tcPr>
            <w:tcW w:w="851" w:type="dxa"/>
            <w:vAlign w:val="center"/>
          </w:tcPr>
          <w:p w14:paraId="19F6EBBA" w14:textId="77777777" w:rsidR="00841752" w:rsidRPr="00190C3F" w:rsidRDefault="00841752" w:rsidP="00B4675C">
            <w:pPr>
              <w:spacing w:line="60" w:lineRule="auto"/>
              <w:jc w:val="center"/>
              <w:rPr>
                <w:b/>
                <w:bCs/>
                <w:sz w:val="18"/>
                <w:szCs w:val="18"/>
              </w:rPr>
            </w:pPr>
          </w:p>
        </w:tc>
        <w:tc>
          <w:tcPr>
            <w:tcW w:w="709" w:type="dxa"/>
            <w:vAlign w:val="center"/>
          </w:tcPr>
          <w:p w14:paraId="30BDF5A5" w14:textId="77777777" w:rsidR="00841752" w:rsidRPr="00190C3F" w:rsidRDefault="00841752" w:rsidP="00B4675C">
            <w:pPr>
              <w:spacing w:line="60" w:lineRule="auto"/>
              <w:jc w:val="center"/>
              <w:rPr>
                <w:sz w:val="18"/>
                <w:szCs w:val="18"/>
              </w:rPr>
            </w:pPr>
          </w:p>
        </w:tc>
        <w:tc>
          <w:tcPr>
            <w:tcW w:w="2409" w:type="dxa"/>
            <w:vAlign w:val="center"/>
          </w:tcPr>
          <w:p w14:paraId="028581D4"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6D3D87E8" w14:textId="77777777" w:rsidTr="00B4675C">
        <w:trPr>
          <w:trHeight w:val="285"/>
        </w:trPr>
        <w:tc>
          <w:tcPr>
            <w:tcW w:w="1384" w:type="dxa"/>
            <w:vAlign w:val="center"/>
          </w:tcPr>
          <w:p w14:paraId="5D2F5F91" w14:textId="77777777" w:rsidR="00841752" w:rsidRPr="00190C3F" w:rsidRDefault="00841752" w:rsidP="00B4675C">
            <w:pPr>
              <w:spacing w:line="60" w:lineRule="auto"/>
              <w:jc w:val="center"/>
              <w:rPr>
                <w:sz w:val="18"/>
                <w:szCs w:val="18"/>
              </w:rPr>
            </w:pPr>
            <w:r>
              <w:rPr>
                <w:rFonts w:hint="eastAsia"/>
                <w:sz w:val="18"/>
                <w:szCs w:val="18"/>
              </w:rPr>
              <w:t>半径</w:t>
            </w:r>
          </w:p>
        </w:tc>
        <w:tc>
          <w:tcPr>
            <w:tcW w:w="1418" w:type="dxa"/>
            <w:vAlign w:val="center"/>
          </w:tcPr>
          <w:p w14:paraId="7D723735"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21BCDDE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Radius</w:t>
            </w:r>
          </w:p>
        </w:tc>
        <w:tc>
          <w:tcPr>
            <w:tcW w:w="851" w:type="dxa"/>
            <w:vAlign w:val="center"/>
          </w:tcPr>
          <w:p w14:paraId="659A6F57" w14:textId="77777777" w:rsidR="00841752" w:rsidRPr="00190C3F" w:rsidRDefault="00841752" w:rsidP="00B4675C">
            <w:pPr>
              <w:spacing w:line="60" w:lineRule="auto"/>
              <w:jc w:val="center"/>
              <w:rPr>
                <w:b/>
                <w:bCs/>
                <w:sz w:val="18"/>
                <w:szCs w:val="18"/>
              </w:rPr>
            </w:pPr>
          </w:p>
        </w:tc>
        <w:tc>
          <w:tcPr>
            <w:tcW w:w="709" w:type="dxa"/>
            <w:vAlign w:val="center"/>
          </w:tcPr>
          <w:p w14:paraId="70AE36D1" w14:textId="77777777" w:rsidR="00841752" w:rsidRPr="00190C3F" w:rsidRDefault="00841752" w:rsidP="00B4675C">
            <w:pPr>
              <w:spacing w:line="60" w:lineRule="auto"/>
              <w:jc w:val="center"/>
              <w:rPr>
                <w:sz w:val="18"/>
                <w:szCs w:val="18"/>
              </w:rPr>
            </w:pPr>
          </w:p>
        </w:tc>
        <w:tc>
          <w:tcPr>
            <w:tcW w:w="2409" w:type="dxa"/>
            <w:vAlign w:val="center"/>
          </w:tcPr>
          <w:p w14:paraId="6679E470"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39435CEB" w14:textId="77777777" w:rsidTr="00B4675C">
        <w:trPr>
          <w:trHeight w:val="285"/>
        </w:trPr>
        <w:tc>
          <w:tcPr>
            <w:tcW w:w="1384" w:type="dxa"/>
            <w:vAlign w:val="center"/>
          </w:tcPr>
          <w:p w14:paraId="6C93CCB5" w14:textId="77777777" w:rsidR="00841752" w:rsidRDefault="00841752" w:rsidP="00B4675C">
            <w:pPr>
              <w:spacing w:line="60" w:lineRule="auto"/>
              <w:jc w:val="center"/>
              <w:rPr>
                <w:sz w:val="18"/>
                <w:szCs w:val="18"/>
              </w:rPr>
            </w:pPr>
            <w:r>
              <w:rPr>
                <w:rFonts w:hint="eastAsia"/>
                <w:sz w:val="18"/>
                <w:szCs w:val="18"/>
              </w:rPr>
              <w:t>行政区域</w:t>
            </w:r>
          </w:p>
        </w:tc>
        <w:tc>
          <w:tcPr>
            <w:tcW w:w="1418" w:type="dxa"/>
            <w:vAlign w:val="center"/>
          </w:tcPr>
          <w:p w14:paraId="7D213EA6" w14:textId="77777777" w:rsidR="00841752" w:rsidRPr="001A4E43"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7F6D7317" w14:textId="77777777" w:rsidR="00841752" w:rsidRPr="00FB2FD2"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24E54540" w14:textId="77777777" w:rsidR="00841752" w:rsidRPr="00190C3F" w:rsidRDefault="00841752" w:rsidP="00B4675C">
            <w:pPr>
              <w:spacing w:line="60" w:lineRule="auto"/>
              <w:jc w:val="center"/>
              <w:rPr>
                <w:b/>
                <w:bCs/>
                <w:sz w:val="18"/>
                <w:szCs w:val="18"/>
              </w:rPr>
            </w:pPr>
          </w:p>
        </w:tc>
        <w:tc>
          <w:tcPr>
            <w:tcW w:w="709" w:type="dxa"/>
            <w:vAlign w:val="center"/>
          </w:tcPr>
          <w:p w14:paraId="0A9E6086" w14:textId="77777777" w:rsidR="00841752" w:rsidRPr="00190C3F" w:rsidRDefault="00841752" w:rsidP="00B4675C">
            <w:pPr>
              <w:spacing w:line="60" w:lineRule="auto"/>
              <w:jc w:val="center"/>
              <w:rPr>
                <w:sz w:val="18"/>
                <w:szCs w:val="18"/>
              </w:rPr>
            </w:pPr>
          </w:p>
        </w:tc>
        <w:tc>
          <w:tcPr>
            <w:tcW w:w="2409" w:type="dxa"/>
            <w:vAlign w:val="center"/>
          </w:tcPr>
          <w:p w14:paraId="78E9B7F6" w14:textId="77777777" w:rsidR="00841752" w:rsidRPr="00190C3F" w:rsidRDefault="00841752" w:rsidP="00B4675C">
            <w:pPr>
              <w:spacing w:line="60" w:lineRule="auto"/>
              <w:rPr>
                <w:sz w:val="18"/>
                <w:szCs w:val="18"/>
              </w:rPr>
            </w:pPr>
            <w:r>
              <w:rPr>
                <w:rFonts w:hint="eastAsia"/>
                <w:sz w:val="18"/>
                <w:szCs w:val="18"/>
              </w:rPr>
              <w:t>行政区域对应的标识</w:t>
            </w:r>
          </w:p>
        </w:tc>
      </w:tr>
      <w:tr w:rsidR="00841752" w:rsidRPr="00190C3F" w14:paraId="139F3CD0" w14:textId="77777777" w:rsidTr="00B4675C">
        <w:trPr>
          <w:trHeight w:val="285"/>
        </w:trPr>
        <w:tc>
          <w:tcPr>
            <w:tcW w:w="1384" w:type="dxa"/>
            <w:vAlign w:val="center"/>
          </w:tcPr>
          <w:p w14:paraId="68506348" w14:textId="77777777" w:rsidR="00841752" w:rsidRPr="00190C3F" w:rsidRDefault="00841752" w:rsidP="00B4675C">
            <w:pPr>
              <w:spacing w:line="60" w:lineRule="auto"/>
              <w:jc w:val="center"/>
              <w:rPr>
                <w:sz w:val="18"/>
                <w:szCs w:val="18"/>
              </w:rPr>
            </w:pPr>
            <w:r>
              <w:rPr>
                <w:rFonts w:hint="eastAsia"/>
                <w:sz w:val="18"/>
                <w:szCs w:val="18"/>
              </w:rPr>
              <w:t>是否推送</w:t>
            </w:r>
          </w:p>
        </w:tc>
        <w:tc>
          <w:tcPr>
            <w:tcW w:w="1418" w:type="dxa"/>
            <w:vAlign w:val="center"/>
          </w:tcPr>
          <w:p w14:paraId="6EFDBF09"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7969C1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PushFlag</w:t>
            </w:r>
          </w:p>
        </w:tc>
        <w:tc>
          <w:tcPr>
            <w:tcW w:w="851" w:type="dxa"/>
            <w:vAlign w:val="center"/>
          </w:tcPr>
          <w:p w14:paraId="07EF7794"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8CB0BFC" w14:textId="77777777" w:rsidR="00841752" w:rsidRPr="00190C3F" w:rsidRDefault="00841752" w:rsidP="00B4675C">
            <w:pPr>
              <w:spacing w:line="60" w:lineRule="auto"/>
              <w:jc w:val="center"/>
              <w:rPr>
                <w:sz w:val="18"/>
                <w:szCs w:val="18"/>
              </w:rPr>
            </w:pPr>
          </w:p>
        </w:tc>
        <w:tc>
          <w:tcPr>
            <w:tcW w:w="2409" w:type="dxa"/>
            <w:vAlign w:val="center"/>
          </w:tcPr>
          <w:p w14:paraId="70978442" w14:textId="77777777" w:rsidR="00841752" w:rsidRDefault="00841752" w:rsidP="00B4675C">
            <w:pPr>
              <w:spacing w:line="60" w:lineRule="auto"/>
              <w:rPr>
                <w:sz w:val="18"/>
                <w:szCs w:val="18"/>
              </w:rPr>
            </w:pPr>
            <w:r>
              <w:rPr>
                <w:rFonts w:hint="eastAsia"/>
                <w:sz w:val="18"/>
                <w:szCs w:val="18"/>
              </w:rPr>
              <w:t>0-</w:t>
            </w:r>
            <w:r>
              <w:rPr>
                <w:rFonts w:hint="eastAsia"/>
                <w:sz w:val="18"/>
                <w:szCs w:val="18"/>
              </w:rPr>
              <w:t>否</w:t>
            </w:r>
          </w:p>
          <w:p w14:paraId="7FB9BD47"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是</w:t>
            </w:r>
          </w:p>
        </w:tc>
      </w:tr>
      <w:tr w:rsidR="00841752" w:rsidRPr="00190C3F" w14:paraId="1B1F0817" w14:textId="77777777" w:rsidTr="00B4675C">
        <w:trPr>
          <w:trHeight w:val="285"/>
        </w:trPr>
        <w:tc>
          <w:tcPr>
            <w:tcW w:w="1384" w:type="dxa"/>
            <w:vAlign w:val="center"/>
          </w:tcPr>
          <w:p w14:paraId="5EECC051"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3B9ACB9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C80B2A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30535C62" w14:textId="77777777" w:rsidR="00841752" w:rsidRPr="00190C3F" w:rsidRDefault="00841752" w:rsidP="00B4675C">
            <w:pPr>
              <w:spacing w:line="60" w:lineRule="auto"/>
              <w:jc w:val="center"/>
              <w:rPr>
                <w:sz w:val="18"/>
                <w:szCs w:val="18"/>
              </w:rPr>
            </w:pPr>
          </w:p>
        </w:tc>
        <w:tc>
          <w:tcPr>
            <w:tcW w:w="709" w:type="dxa"/>
            <w:vAlign w:val="center"/>
          </w:tcPr>
          <w:p w14:paraId="090BE4A9" w14:textId="77777777" w:rsidR="00841752" w:rsidRPr="00190C3F" w:rsidRDefault="00841752" w:rsidP="00B4675C">
            <w:pPr>
              <w:spacing w:line="60" w:lineRule="auto"/>
              <w:jc w:val="center"/>
              <w:rPr>
                <w:sz w:val="18"/>
                <w:szCs w:val="18"/>
              </w:rPr>
            </w:pPr>
          </w:p>
        </w:tc>
        <w:tc>
          <w:tcPr>
            <w:tcW w:w="2409" w:type="dxa"/>
            <w:vAlign w:val="center"/>
          </w:tcPr>
          <w:p w14:paraId="284FDEB2"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1BF85A70" w14:textId="77777777" w:rsidTr="00B4675C">
        <w:trPr>
          <w:trHeight w:val="285"/>
        </w:trPr>
        <w:tc>
          <w:tcPr>
            <w:tcW w:w="1384" w:type="dxa"/>
            <w:vAlign w:val="center"/>
          </w:tcPr>
          <w:p w14:paraId="10862164"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04BBB44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0009F9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22F6ADAF" w14:textId="77777777" w:rsidR="00841752" w:rsidRPr="00190C3F" w:rsidRDefault="00841752" w:rsidP="00B4675C">
            <w:pPr>
              <w:spacing w:line="60" w:lineRule="auto"/>
              <w:jc w:val="center"/>
              <w:rPr>
                <w:sz w:val="18"/>
                <w:szCs w:val="18"/>
              </w:rPr>
            </w:pPr>
          </w:p>
        </w:tc>
        <w:tc>
          <w:tcPr>
            <w:tcW w:w="709" w:type="dxa"/>
            <w:vAlign w:val="center"/>
          </w:tcPr>
          <w:p w14:paraId="6C71DFE6" w14:textId="77777777" w:rsidR="00841752" w:rsidRPr="00190C3F" w:rsidRDefault="00841752" w:rsidP="00B4675C">
            <w:pPr>
              <w:spacing w:line="60" w:lineRule="auto"/>
              <w:jc w:val="center"/>
              <w:rPr>
                <w:sz w:val="18"/>
                <w:szCs w:val="18"/>
              </w:rPr>
            </w:pPr>
          </w:p>
        </w:tc>
        <w:tc>
          <w:tcPr>
            <w:tcW w:w="2409" w:type="dxa"/>
            <w:vAlign w:val="center"/>
          </w:tcPr>
          <w:p w14:paraId="67A765C6"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3ED8FDF7" w14:textId="77777777" w:rsidTr="00B4675C">
        <w:trPr>
          <w:trHeight w:val="285"/>
        </w:trPr>
        <w:tc>
          <w:tcPr>
            <w:tcW w:w="1384" w:type="dxa"/>
            <w:vAlign w:val="center"/>
          </w:tcPr>
          <w:p w14:paraId="21B237AE"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4D0EE281"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4F1455F7"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5A32BC2C" w14:textId="77777777" w:rsidR="00841752" w:rsidRPr="00190C3F" w:rsidRDefault="00841752" w:rsidP="00B4675C">
            <w:pPr>
              <w:spacing w:line="60" w:lineRule="auto"/>
              <w:jc w:val="center"/>
              <w:rPr>
                <w:sz w:val="18"/>
                <w:szCs w:val="18"/>
              </w:rPr>
            </w:pPr>
          </w:p>
        </w:tc>
        <w:tc>
          <w:tcPr>
            <w:tcW w:w="709" w:type="dxa"/>
            <w:vAlign w:val="center"/>
          </w:tcPr>
          <w:p w14:paraId="6769BCD9" w14:textId="77777777" w:rsidR="00841752" w:rsidRPr="00190C3F" w:rsidRDefault="00841752" w:rsidP="00B4675C">
            <w:pPr>
              <w:spacing w:line="60" w:lineRule="auto"/>
              <w:jc w:val="center"/>
              <w:rPr>
                <w:sz w:val="18"/>
                <w:szCs w:val="18"/>
              </w:rPr>
            </w:pPr>
          </w:p>
        </w:tc>
        <w:tc>
          <w:tcPr>
            <w:tcW w:w="2409" w:type="dxa"/>
            <w:vAlign w:val="center"/>
          </w:tcPr>
          <w:p w14:paraId="5E7EBB01" w14:textId="77777777" w:rsidR="00841752" w:rsidRPr="00190C3F" w:rsidRDefault="00841752" w:rsidP="00B4675C">
            <w:pPr>
              <w:spacing w:line="60" w:lineRule="auto"/>
              <w:rPr>
                <w:sz w:val="18"/>
                <w:szCs w:val="18"/>
              </w:rPr>
            </w:pPr>
            <w:r>
              <w:rPr>
                <w:rFonts w:hint="eastAsia"/>
                <w:sz w:val="18"/>
                <w:szCs w:val="18"/>
              </w:rPr>
              <w:t>保留</w:t>
            </w:r>
          </w:p>
        </w:tc>
      </w:tr>
    </w:tbl>
    <w:p w14:paraId="264C0F6D" w14:textId="77777777" w:rsidR="00841752" w:rsidRDefault="00841752" w:rsidP="006E0F42">
      <w:pPr>
        <w:pStyle w:val="p0"/>
        <w:spacing w:after="120" w:line="400" w:lineRule="exact"/>
        <w:ind w:firstLine="420"/>
        <w:jc w:val="center"/>
        <w:rPr>
          <w:b/>
          <w:color w:val="000000"/>
        </w:rPr>
      </w:pPr>
    </w:p>
    <w:p w14:paraId="4F272A1E" w14:textId="5BE514B6" w:rsidR="007B466C" w:rsidRPr="00841752" w:rsidRDefault="007B466C" w:rsidP="007B466C">
      <w:pPr>
        <w:pStyle w:val="p0"/>
        <w:spacing w:after="120" w:line="400" w:lineRule="exact"/>
        <w:ind w:firstLine="420"/>
        <w:jc w:val="center"/>
        <w:rPr>
          <w:b/>
          <w:color w:val="000000"/>
        </w:rPr>
      </w:pPr>
      <w:r w:rsidRPr="00F249DC">
        <w:rPr>
          <w:rFonts w:hint="eastAsia"/>
          <w:b/>
          <w:color w:val="000000"/>
        </w:rPr>
        <w:t>表</w:t>
      </w:r>
      <w:r w:rsidR="00841752">
        <w:rPr>
          <w:rFonts w:hint="eastAsia"/>
          <w:b/>
          <w:color w:val="000000"/>
        </w:rPr>
        <w:t>3-19</w:t>
      </w:r>
      <w:r w:rsidR="00841752" w:rsidRPr="00841752">
        <w:rPr>
          <w:rFonts w:hint="eastAsia"/>
          <w:b/>
          <w:color w:val="000000"/>
        </w:rPr>
        <w:t>应用端告警</w:t>
      </w:r>
      <w:r w:rsidR="00841752" w:rsidRPr="00841752">
        <w:rPr>
          <w:b/>
          <w:color w:val="000000"/>
        </w:rPr>
        <w:t>表（</w:t>
      </w:r>
      <w:r w:rsidR="00841752" w:rsidRPr="00841752">
        <w:rPr>
          <w:rFonts w:hint="eastAsia"/>
          <w:b/>
          <w:color w:val="000000"/>
        </w:rPr>
        <w:t>Alert</w:t>
      </w:r>
      <w:r w:rsidR="00841752"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3D6E2CBB" w14:textId="77777777" w:rsidTr="00B4675C">
        <w:trPr>
          <w:trHeight w:val="465"/>
        </w:trPr>
        <w:tc>
          <w:tcPr>
            <w:tcW w:w="1384" w:type="dxa"/>
            <w:shd w:val="clear" w:color="auto" w:fill="99CCFF"/>
            <w:vAlign w:val="center"/>
          </w:tcPr>
          <w:p w14:paraId="4235BC65"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2893E44"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06268CCD"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FF43CA3"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27C6FA7B"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1783FC2E"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1CB796FC" w14:textId="77777777" w:rsidTr="00B4675C">
        <w:trPr>
          <w:trHeight w:val="285"/>
        </w:trPr>
        <w:tc>
          <w:tcPr>
            <w:tcW w:w="1384" w:type="dxa"/>
            <w:vAlign w:val="center"/>
          </w:tcPr>
          <w:p w14:paraId="46B6C85E" w14:textId="77777777" w:rsidR="00841752" w:rsidRPr="00190C3F" w:rsidRDefault="00841752" w:rsidP="00B4675C">
            <w:pPr>
              <w:spacing w:line="60" w:lineRule="auto"/>
              <w:jc w:val="center"/>
              <w:rPr>
                <w:sz w:val="18"/>
                <w:szCs w:val="18"/>
              </w:rPr>
            </w:pPr>
            <w:r>
              <w:rPr>
                <w:rFonts w:hint="eastAsia"/>
                <w:sz w:val="18"/>
                <w:szCs w:val="18"/>
              </w:rPr>
              <w:t>告警</w:t>
            </w:r>
            <w:r>
              <w:rPr>
                <w:rFonts w:hint="eastAsia"/>
                <w:sz w:val="18"/>
                <w:szCs w:val="18"/>
              </w:rPr>
              <w:t>ID</w:t>
            </w:r>
          </w:p>
        </w:tc>
        <w:tc>
          <w:tcPr>
            <w:tcW w:w="1418" w:type="dxa"/>
            <w:vAlign w:val="center"/>
          </w:tcPr>
          <w:p w14:paraId="6D318E18"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12527A8"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AlertID</w:t>
            </w:r>
          </w:p>
        </w:tc>
        <w:tc>
          <w:tcPr>
            <w:tcW w:w="851" w:type="dxa"/>
            <w:vAlign w:val="center"/>
          </w:tcPr>
          <w:p w14:paraId="296F121A" w14:textId="77777777" w:rsidR="00841752" w:rsidRPr="00957197"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25164085" w14:textId="77777777" w:rsidR="00841752" w:rsidRPr="00190C3F" w:rsidRDefault="00841752" w:rsidP="00B4675C">
            <w:pPr>
              <w:spacing w:line="60" w:lineRule="auto"/>
              <w:jc w:val="center"/>
              <w:rPr>
                <w:sz w:val="18"/>
                <w:szCs w:val="18"/>
              </w:rPr>
            </w:pPr>
            <w:r w:rsidRPr="00190C3F">
              <w:rPr>
                <w:rFonts w:cs="宋体" w:hint="eastAsia"/>
                <w:sz w:val="18"/>
                <w:szCs w:val="18"/>
              </w:rPr>
              <w:t>主键</w:t>
            </w:r>
          </w:p>
        </w:tc>
        <w:tc>
          <w:tcPr>
            <w:tcW w:w="2409" w:type="dxa"/>
            <w:vAlign w:val="center"/>
          </w:tcPr>
          <w:p w14:paraId="61B5F652" w14:textId="77777777" w:rsidR="00841752" w:rsidRPr="00190C3F" w:rsidRDefault="00841752" w:rsidP="00B4675C">
            <w:pPr>
              <w:spacing w:line="60" w:lineRule="auto"/>
              <w:rPr>
                <w:sz w:val="18"/>
                <w:szCs w:val="18"/>
              </w:rPr>
            </w:pPr>
            <w:r>
              <w:rPr>
                <w:rFonts w:hint="eastAsia"/>
                <w:sz w:val="18"/>
                <w:szCs w:val="18"/>
              </w:rPr>
              <w:t>自增主键</w:t>
            </w:r>
          </w:p>
        </w:tc>
      </w:tr>
      <w:tr w:rsidR="00841752" w:rsidRPr="00190C3F" w14:paraId="033E51E7" w14:textId="77777777" w:rsidTr="00B4675C">
        <w:trPr>
          <w:trHeight w:val="285"/>
        </w:trPr>
        <w:tc>
          <w:tcPr>
            <w:tcW w:w="1384" w:type="dxa"/>
            <w:vAlign w:val="center"/>
          </w:tcPr>
          <w:p w14:paraId="4A280A4D" w14:textId="77777777" w:rsidR="00841752" w:rsidRPr="00190C3F" w:rsidRDefault="00841752" w:rsidP="00B4675C">
            <w:pPr>
              <w:spacing w:line="60" w:lineRule="auto"/>
              <w:jc w:val="center"/>
              <w:rPr>
                <w:sz w:val="18"/>
                <w:szCs w:val="18"/>
              </w:rPr>
            </w:pPr>
            <w:r>
              <w:rPr>
                <w:rFonts w:hint="eastAsia"/>
                <w:sz w:val="18"/>
                <w:szCs w:val="18"/>
              </w:rPr>
              <w:lastRenderedPageBreak/>
              <w:t>产生告警的告警配置</w:t>
            </w:r>
            <w:r>
              <w:rPr>
                <w:rFonts w:hint="eastAsia"/>
                <w:sz w:val="18"/>
                <w:szCs w:val="18"/>
              </w:rPr>
              <w:t>ID</w:t>
            </w:r>
          </w:p>
        </w:tc>
        <w:tc>
          <w:tcPr>
            <w:tcW w:w="1418" w:type="dxa"/>
            <w:vAlign w:val="center"/>
          </w:tcPr>
          <w:p w14:paraId="7D20141F"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52B0D588"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AlertConfigID</w:t>
            </w:r>
          </w:p>
        </w:tc>
        <w:tc>
          <w:tcPr>
            <w:tcW w:w="851" w:type="dxa"/>
            <w:vAlign w:val="center"/>
          </w:tcPr>
          <w:p w14:paraId="64FCAE60" w14:textId="77777777" w:rsidR="00841752" w:rsidRPr="00190C3F"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4CBA8F43" w14:textId="77777777" w:rsidR="00841752" w:rsidRPr="00190C3F" w:rsidRDefault="00841752" w:rsidP="00B4675C">
            <w:pPr>
              <w:spacing w:line="60" w:lineRule="auto"/>
              <w:jc w:val="center"/>
              <w:rPr>
                <w:sz w:val="18"/>
                <w:szCs w:val="18"/>
              </w:rPr>
            </w:pPr>
            <w:r>
              <w:rPr>
                <w:rFonts w:hint="eastAsia"/>
                <w:sz w:val="18"/>
                <w:szCs w:val="18"/>
              </w:rPr>
              <w:t>外键</w:t>
            </w:r>
          </w:p>
        </w:tc>
        <w:tc>
          <w:tcPr>
            <w:tcW w:w="2409" w:type="dxa"/>
            <w:vAlign w:val="center"/>
          </w:tcPr>
          <w:p w14:paraId="2C16D6E1" w14:textId="77777777" w:rsidR="00841752" w:rsidRPr="00190C3F" w:rsidRDefault="00841752" w:rsidP="00B4675C">
            <w:pPr>
              <w:spacing w:line="60" w:lineRule="auto"/>
              <w:rPr>
                <w:sz w:val="18"/>
                <w:szCs w:val="18"/>
              </w:rPr>
            </w:pPr>
          </w:p>
        </w:tc>
      </w:tr>
      <w:tr w:rsidR="00841752" w:rsidRPr="00190C3F" w14:paraId="1B55DE6E" w14:textId="77777777" w:rsidTr="00B4675C">
        <w:trPr>
          <w:trHeight w:val="285"/>
        </w:trPr>
        <w:tc>
          <w:tcPr>
            <w:tcW w:w="1384" w:type="dxa"/>
            <w:vAlign w:val="center"/>
          </w:tcPr>
          <w:p w14:paraId="08D8CE6F" w14:textId="77777777" w:rsidR="00841752" w:rsidRPr="00190C3F" w:rsidRDefault="00841752" w:rsidP="00B4675C">
            <w:pPr>
              <w:spacing w:line="60" w:lineRule="auto"/>
              <w:jc w:val="center"/>
              <w:rPr>
                <w:sz w:val="18"/>
                <w:szCs w:val="18"/>
              </w:rPr>
            </w:pPr>
            <w:r>
              <w:rPr>
                <w:rFonts w:hint="eastAsia"/>
                <w:sz w:val="18"/>
                <w:szCs w:val="18"/>
              </w:rPr>
              <w:t>对应的地理位置信息</w:t>
            </w:r>
            <w:r>
              <w:rPr>
                <w:rFonts w:hint="eastAsia"/>
                <w:sz w:val="18"/>
                <w:szCs w:val="18"/>
              </w:rPr>
              <w:t>ID</w:t>
            </w:r>
          </w:p>
        </w:tc>
        <w:tc>
          <w:tcPr>
            <w:tcW w:w="1418" w:type="dxa"/>
            <w:vAlign w:val="center"/>
          </w:tcPr>
          <w:p w14:paraId="00741EB2"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01CA36C6"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LocationID</w:t>
            </w:r>
          </w:p>
        </w:tc>
        <w:tc>
          <w:tcPr>
            <w:tcW w:w="851" w:type="dxa"/>
            <w:vAlign w:val="center"/>
          </w:tcPr>
          <w:p w14:paraId="45A40347"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01EA5D1" w14:textId="77777777" w:rsidR="00841752" w:rsidRPr="00190C3F" w:rsidRDefault="00841752" w:rsidP="00B4675C">
            <w:pPr>
              <w:spacing w:line="60" w:lineRule="auto"/>
              <w:jc w:val="center"/>
              <w:rPr>
                <w:sz w:val="18"/>
                <w:szCs w:val="18"/>
              </w:rPr>
            </w:pPr>
          </w:p>
        </w:tc>
        <w:tc>
          <w:tcPr>
            <w:tcW w:w="2409" w:type="dxa"/>
            <w:vAlign w:val="center"/>
          </w:tcPr>
          <w:p w14:paraId="72CC1BDD" w14:textId="77777777" w:rsidR="00841752" w:rsidRPr="00190C3F" w:rsidRDefault="00841752" w:rsidP="00B4675C">
            <w:pPr>
              <w:spacing w:line="60" w:lineRule="auto"/>
              <w:rPr>
                <w:sz w:val="18"/>
                <w:szCs w:val="18"/>
              </w:rPr>
            </w:pPr>
          </w:p>
        </w:tc>
      </w:tr>
      <w:tr w:rsidR="00841752" w:rsidRPr="00190C3F" w14:paraId="66A3D64B" w14:textId="77777777" w:rsidTr="00B4675C">
        <w:trPr>
          <w:trHeight w:val="285"/>
        </w:trPr>
        <w:tc>
          <w:tcPr>
            <w:tcW w:w="1384" w:type="dxa"/>
            <w:vAlign w:val="center"/>
          </w:tcPr>
          <w:p w14:paraId="4842E03A" w14:textId="77777777" w:rsidR="00841752" w:rsidRPr="00190C3F" w:rsidRDefault="00841752" w:rsidP="00B4675C">
            <w:pPr>
              <w:spacing w:line="60" w:lineRule="auto"/>
              <w:jc w:val="center"/>
              <w:rPr>
                <w:sz w:val="18"/>
                <w:szCs w:val="18"/>
              </w:rPr>
            </w:pPr>
            <w:r w:rsidRPr="00485FBE">
              <w:rPr>
                <w:rFonts w:ascii="宋体" w:hAnsi="Courier New" w:cs="Courier New"/>
                <w:sz w:val="18"/>
                <w:szCs w:val="18"/>
              </w:rPr>
              <w:t>IMEI</w:t>
            </w:r>
            <w:r>
              <w:rPr>
                <w:rFonts w:ascii="宋体" w:hAnsi="Courier New" w:cs="Courier New" w:hint="eastAsia"/>
                <w:sz w:val="18"/>
                <w:szCs w:val="18"/>
              </w:rPr>
              <w:t>号</w:t>
            </w:r>
          </w:p>
        </w:tc>
        <w:tc>
          <w:tcPr>
            <w:tcW w:w="1418" w:type="dxa"/>
            <w:vAlign w:val="center"/>
          </w:tcPr>
          <w:p w14:paraId="48A0E8BC"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600D6211"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IMEI</w:t>
            </w:r>
          </w:p>
        </w:tc>
        <w:tc>
          <w:tcPr>
            <w:tcW w:w="851" w:type="dxa"/>
            <w:vAlign w:val="center"/>
          </w:tcPr>
          <w:p w14:paraId="7C7803FC" w14:textId="77777777" w:rsidR="00841752" w:rsidRPr="00190C3F" w:rsidRDefault="00841752" w:rsidP="00B4675C">
            <w:pPr>
              <w:spacing w:line="60" w:lineRule="auto"/>
              <w:jc w:val="center"/>
              <w:rPr>
                <w:b/>
                <w:bCs/>
                <w:sz w:val="18"/>
                <w:szCs w:val="18"/>
              </w:rPr>
            </w:pPr>
          </w:p>
        </w:tc>
        <w:tc>
          <w:tcPr>
            <w:tcW w:w="709" w:type="dxa"/>
            <w:vAlign w:val="center"/>
          </w:tcPr>
          <w:p w14:paraId="233DC446" w14:textId="77777777" w:rsidR="00841752" w:rsidRPr="00190C3F" w:rsidRDefault="00841752" w:rsidP="00B4675C">
            <w:pPr>
              <w:spacing w:line="60" w:lineRule="auto"/>
              <w:jc w:val="center"/>
              <w:rPr>
                <w:sz w:val="18"/>
                <w:szCs w:val="18"/>
              </w:rPr>
            </w:pPr>
          </w:p>
        </w:tc>
        <w:tc>
          <w:tcPr>
            <w:tcW w:w="2409" w:type="dxa"/>
            <w:vAlign w:val="center"/>
          </w:tcPr>
          <w:p w14:paraId="139F704C" w14:textId="77777777" w:rsidR="00841752" w:rsidRPr="00190C3F" w:rsidRDefault="00841752" w:rsidP="00B4675C">
            <w:pPr>
              <w:spacing w:line="60" w:lineRule="auto"/>
              <w:rPr>
                <w:sz w:val="18"/>
                <w:szCs w:val="18"/>
              </w:rPr>
            </w:pPr>
          </w:p>
        </w:tc>
      </w:tr>
      <w:tr w:rsidR="00841752" w:rsidRPr="00190C3F" w14:paraId="663D6B99" w14:textId="77777777" w:rsidTr="00B4675C">
        <w:trPr>
          <w:trHeight w:val="285"/>
        </w:trPr>
        <w:tc>
          <w:tcPr>
            <w:tcW w:w="1384" w:type="dxa"/>
            <w:vAlign w:val="center"/>
          </w:tcPr>
          <w:p w14:paraId="3660EE69" w14:textId="77777777" w:rsidR="00841752" w:rsidRPr="00190C3F" w:rsidRDefault="00841752" w:rsidP="00B4675C">
            <w:pPr>
              <w:spacing w:line="60" w:lineRule="auto"/>
              <w:jc w:val="center"/>
              <w:rPr>
                <w:sz w:val="18"/>
                <w:szCs w:val="18"/>
              </w:rPr>
            </w:pPr>
            <w:r w:rsidRPr="00485FBE">
              <w:rPr>
                <w:rFonts w:ascii="宋体" w:hAnsi="Courier New" w:cs="Courier New"/>
                <w:sz w:val="18"/>
                <w:szCs w:val="18"/>
              </w:rPr>
              <w:t>IMSI</w:t>
            </w:r>
            <w:r>
              <w:rPr>
                <w:rFonts w:ascii="宋体" w:hAnsi="Courier New" w:cs="Courier New" w:hint="eastAsia"/>
                <w:sz w:val="18"/>
                <w:szCs w:val="18"/>
              </w:rPr>
              <w:t>号</w:t>
            </w:r>
          </w:p>
        </w:tc>
        <w:tc>
          <w:tcPr>
            <w:tcW w:w="1418" w:type="dxa"/>
            <w:vAlign w:val="center"/>
          </w:tcPr>
          <w:p w14:paraId="3FA712F4"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078EE832"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IMSI</w:t>
            </w:r>
          </w:p>
        </w:tc>
        <w:tc>
          <w:tcPr>
            <w:tcW w:w="851" w:type="dxa"/>
            <w:vAlign w:val="center"/>
          </w:tcPr>
          <w:p w14:paraId="106E7991" w14:textId="77777777" w:rsidR="00841752" w:rsidRPr="00190C3F" w:rsidRDefault="00841752" w:rsidP="00B4675C">
            <w:pPr>
              <w:spacing w:line="60" w:lineRule="auto"/>
              <w:jc w:val="center"/>
              <w:rPr>
                <w:b/>
                <w:bCs/>
                <w:sz w:val="18"/>
                <w:szCs w:val="18"/>
              </w:rPr>
            </w:pPr>
          </w:p>
        </w:tc>
        <w:tc>
          <w:tcPr>
            <w:tcW w:w="709" w:type="dxa"/>
            <w:vAlign w:val="center"/>
          </w:tcPr>
          <w:p w14:paraId="793A7A60" w14:textId="77777777" w:rsidR="00841752" w:rsidRPr="00190C3F" w:rsidRDefault="00841752" w:rsidP="00B4675C">
            <w:pPr>
              <w:spacing w:line="60" w:lineRule="auto"/>
              <w:jc w:val="center"/>
              <w:rPr>
                <w:sz w:val="18"/>
                <w:szCs w:val="18"/>
              </w:rPr>
            </w:pPr>
          </w:p>
        </w:tc>
        <w:tc>
          <w:tcPr>
            <w:tcW w:w="2409" w:type="dxa"/>
            <w:vAlign w:val="center"/>
          </w:tcPr>
          <w:p w14:paraId="5375B8BF" w14:textId="77777777" w:rsidR="00841752" w:rsidRPr="00190C3F" w:rsidRDefault="00841752" w:rsidP="00B4675C">
            <w:pPr>
              <w:spacing w:line="60" w:lineRule="auto"/>
              <w:rPr>
                <w:sz w:val="18"/>
                <w:szCs w:val="18"/>
              </w:rPr>
            </w:pPr>
          </w:p>
        </w:tc>
      </w:tr>
      <w:tr w:rsidR="00841752" w:rsidRPr="00190C3F" w14:paraId="3D5612F1" w14:textId="77777777" w:rsidTr="00B4675C">
        <w:trPr>
          <w:trHeight w:val="285"/>
        </w:trPr>
        <w:tc>
          <w:tcPr>
            <w:tcW w:w="1384" w:type="dxa"/>
            <w:vAlign w:val="center"/>
          </w:tcPr>
          <w:p w14:paraId="5D55C238" w14:textId="77777777" w:rsidR="00841752" w:rsidRPr="00190C3F" w:rsidRDefault="00841752" w:rsidP="00B4675C">
            <w:pPr>
              <w:spacing w:line="60" w:lineRule="auto"/>
              <w:jc w:val="center"/>
              <w:rPr>
                <w:sz w:val="18"/>
                <w:szCs w:val="18"/>
              </w:rPr>
            </w:pPr>
            <w:r>
              <w:rPr>
                <w:rFonts w:hint="eastAsia"/>
                <w:sz w:val="18"/>
                <w:szCs w:val="18"/>
              </w:rPr>
              <w:t>出现时间</w:t>
            </w:r>
          </w:p>
        </w:tc>
        <w:tc>
          <w:tcPr>
            <w:tcW w:w="1418" w:type="dxa"/>
            <w:vAlign w:val="center"/>
          </w:tcPr>
          <w:p w14:paraId="3E08BEED"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7091691B"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PosTime</w:t>
            </w:r>
          </w:p>
        </w:tc>
        <w:tc>
          <w:tcPr>
            <w:tcW w:w="851" w:type="dxa"/>
            <w:vAlign w:val="center"/>
          </w:tcPr>
          <w:p w14:paraId="157A16F0"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7CEBED9" w14:textId="77777777" w:rsidR="00841752" w:rsidRPr="00190C3F" w:rsidRDefault="00841752" w:rsidP="00B4675C">
            <w:pPr>
              <w:spacing w:line="60" w:lineRule="auto"/>
              <w:jc w:val="center"/>
              <w:rPr>
                <w:sz w:val="18"/>
                <w:szCs w:val="18"/>
              </w:rPr>
            </w:pPr>
          </w:p>
        </w:tc>
        <w:tc>
          <w:tcPr>
            <w:tcW w:w="2409" w:type="dxa"/>
            <w:vAlign w:val="center"/>
          </w:tcPr>
          <w:p w14:paraId="217C2D27" w14:textId="77777777" w:rsidR="00841752" w:rsidRDefault="00841752" w:rsidP="00B4675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33DCEBFD" w14:textId="77777777" w:rsidR="00841752" w:rsidRPr="00190C3F" w:rsidRDefault="00841752" w:rsidP="00B4675C">
            <w:pPr>
              <w:spacing w:line="60" w:lineRule="auto"/>
              <w:rPr>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841752" w:rsidRPr="00190C3F" w14:paraId="38CEC062" w14:textId="77777777" w:rsidTr="00B4675C">
        <w:trPr>
          <w:trHeight w:val="285"/>
        </w:trPr>
        <w:tc>
          <w:tcPr>
            <w:tcW w:w="1384" w:type="dxa"/>
            <w:vAlign w:val="center"/>
          </w:tcPr>
          <w:p w14:paraId="2A216CB6" w14:textId="77777777" w:rsidR="00841752" w:rsidRPr="00190C3F" w:rsidRDefault="00841752" w:rsidP="00B4675C">
            <w:pPr>
              <w:spacing w:line="60" w:lineRule="auto"/>
              <w:jc w:val="center"/>
              <w:rPr>
                <w:sz w:val="18"/>
                <w:szCs w:val="18"/>
              </w:rPr>
            </w:pPr>
            <w:r>
              <w:rPr>
                <w:rFonts w:hint="eastAsia"/>
                <w:sz w:val="18"/>
                <w:szCs w:val="18"/>
              </w:rPr>
              <w:t>百度经度</w:t>
            </w:r>
          </w:p>
        </w:tc>
        <w:tc>
          <w:tcPr>
            <w:tcW w:w="1418" w:type="dxa"/>
            <w:vAlign w:val="center"/>
          </w:tcPr>
          <w:p w14:paraId="5F544EB1"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05BCE91"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LongitudeBaidu</w:t>
            </w:r>
          </w:p>
        </w:tc>
        <w:tc>
          <w:tcPr>
            <w:tcW w:w="851" w:type="dxa"/>
            <w:vAlign w:val="center"/>
          </w:tcPr>
          <w:p w14:paraId="1D106A98" w14:textId="77777777" w:rsidR="00841752" w:rsidRPr="00190C3F" w:rsidRDefault="00841752" w:rsidP="00B4675C">
            <w:pPr>
              <w:spacing w:line="60" w:lineRule="auto"/>
              <w:jc w:val="center"/>
              <w:rPr>
                <w:b/>
                <w:bCs/>
                <w:sz w:val="18"/>
                <w:szCs w:val="18"/>
              </w:rPr>
            </w:pPr>
          </w:p>
        </w:tc>
        <w:tc>
          <w:tcPr>
            <w:tcW w:w="709" w:type="dxa"/>
            <w:vAlign w:val="center"/>
          </w:tcPr>
          <w:p w14:paraId="19D5FB80" w14:textId="77777777" w:rsidR="00841752" w:rsidRPr="00190C3F" w:rsidRDefault="00841752" w:rsidP="00B4675C">
            <w:pPr>
              <w:spacing w:line="60" w:lineRule="auto"/>
              <w:jc w:val="center"/>
              <w:rPr>
                <w:sz w:val="18"/>
                <w:szCs w:val="18"/>
              </w:rPr>
            </w:pPr>
          </w:p>
        </w:tc>
        <w:tc>
          <w:tcPr>
            <w:tcW w:w="2409" w:type="dxa"/>
            <w:vAlign w:val="center"/>
          </w:tcPr>
          <w:p w14:paraId="411E0C68" w14:textId="77777777" w:rsidR="00841752" w:rsidRPr="00190C3F" w:rsidRDefault="00841752" w:rsidP="00B4675C">
            <w:pPr>
              <w:spacing w:line="60" w:lineRule="auto"/>
              <w:rPr>
                <w:sz w:val="18"/>
                <w:szCs w:val="18"/>
              </w:rPr>
            </w:pPr>
          </w:p>
        </w:tc>
      </w:tr>
      <w:tr w:rsidR="00841752" w:rsidRPr="00190C3F" w14:paraId="25B1573A" w14:textId="77777777" w:rsidTr="00B4675C">
        <w:trPr>
          <w:trHeight w:val="285"/>
        </w:trPr>
        <w:tc>
          <w:tcPr>
            <w:tcW w:w="1384" w:type="dxa"/>
            <w:vAlign w:val="center"/>
          </w:tcPr>
          <w:p w14:paraId="6EB737D4" w14:textId="77777777" w:rsidR="00841752" w:rsidRPr="00190C3F" w:rsidRDefault="00841752" w:rsidP="00B4675C">
            <w:pPr>
              <w:spacing w:line="60" w:lineRule="auto"/>
              <w:jc w:val="center"/>
              <w:rPr>
                <w:sz w:val="18"/>
                <w:szCs w:val="18"/>
              </w:rPr>
            </w:pPr>
            <w:r>
              <w:rPr>
                <w:rFonts w:hint="eastAsia"/>
                <w:sz w:val="18"/>
                <w:szCs w:val="18"/>
              </w:rPr>
              <w:t>百度纬度</w:t>
            </w:r>
          </w:p>
        </w:tc>
        <w:tc>
          <w:tcPr>
            <w:tcW w:w="1418" w:type="dxa"/>
            <w:vAlign w:val="center"/>
          </w:tcPr>
          <w:p w14:paraId="05E5C41E"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5AA16F5D"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LatitudeBaidu</w:t>
            </w:r>
          </w:p>
        </w:tc>
        <w:tc>
          <w:tcPr>
            <w:tcW w:w="851" w:type="dxa"/>
            <w:vAlign w:val="center"/>
          </w:tcPr>
          <w:p w14:paraId="7E3A3306" w14:textId="77777777" w:rsidR="00841752" w:rsidRPr="00190C3F" w:rsidRDefault="00841752" w:rsidP="00B4675C">
            <w:pPr>
              <w:spacing w:line="60" w:lineRule="auto"/>
              <w:jc w:val="center"/>
              <w:rPr>
                <w:b/>
                <w:bCs/>
                <w:sz w:val="18"/>
                <w:szCs w:val="18"/>
              </w:rPr>
            </w:pPr>
          </w:p>
        </w:tc>
        <w:tc>
          <w:tcPr>
            <w:tcW w:w="709" w:type="dxa"/>
            <w:vAlign w:val="center"/>
          </w:tcPr>
          <w:p w14:paraId="19C47122" w14:textId="77777777" w:rsidR="00841752" w:rsidRPr="00190C3F" w:rsidRDefault="00841752" w:rsidP="00B4675C">
            <w:pPr>
              <w:spacing w:line="60" w:lineRule="auto"/>
              <w:jc w:val="center"/>
              <w:rPr>
                <w:sz w:val="18"/>
                <w:szCs w:val="18"/>
              </w:rPr>
            </w:pPr>
          </w:p>
        </w:tc>
        <w:tc>
          <w:tcPr>
            <w:tcW w:w="2409" w:type="dxa"/>
            <w:vAlign w:val="center"/>
          </w:tcPr>
          <w:p w14:paraId="2034D3E2" w14:textId="77777777" w:rsidR="00841752" w:rsidRPr="00190C3F" w:rsidRDefault="00841752" w:rsidP="00B4675C">
            <w:pPr>
              <w:spacing w:line="60" w:lineRule="auto"/>
              <w:rPr>
                <w:sz w:val="18"/>
                <w:szCs w:val="18"/>
              </w:rPr>
            </w:pPr>
          </w:p>
        </w:tc>
      </w:tr>
      <w:tr w:rsidR="00841752" w:rsidRPr="00190C3F" w14:paraId="0BFAC319" w14:textId="77777777" w:rsidTr="00B4675C">
        <w:trPr>
          <w:trHeight w:val="285"/>
        </w:trPr>
        <w:tc>
          <w:tcPr>
            <w:tcW w:w="1384" w:type="dxa"/>
            <w:vAlign w:val="center"/>
          </w:tcPr>
          <w:p w14:paraId="1F6C028C" w14:textId="77777777" w:rsidR="00841752" w:rsidRDefault="00841752" w:rsidP="00B4675C">
            <w:pPr>
              <w:spacing w:line="60" w:lineRule="auto"/>
              <w:jc w:val="center"/>
              <w:rPr>
                <w:sz w:val="18"/>
                <w:szCs w:val="18"/>
              </w:rPr>
            </w:pPr>
            <w:r>
              <w:rPr>
                <w:rFonts w:hint="eastAsia"/>
                <w:sz w:val="18"/>
                <w:szCs w:val="18"/>
              </w:rPr>
              <w:t>行政区域</w:t>
            </w:r>
          </w:p>
        </w:tc>
        <w:tc>
          <w:tcPr>
            <w:tcW w:w="1418" w:type="dxa"/>
            <w:vAlign w:val="center"/>
          </w:tcPr>
          <w:p w14:paraId="0DAA6A5D" w14:textId="77777777" w:rsidR="00841752" w:rsidRPr="001A4E43"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5DBF196C" w14:textId="77777777" w:rsidR="00841752" w:rsidRPr="00FB2FD2"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073F2173" w14:textId="77777777" w:rsidR="00841752" w:rsidRPr="00190C3F" w:rsidRDefault="00841752" w:rsidP="00B4675C">
            <w:pPr>
              <w:spacing w:line="60" w:lineRule="auto"/>
              <w:jc w:val="center"/>
              <w:rPr>
                <w:b/>
                <w:bCs/>
                <w:sz w:val="18"/>
                <w:szCs w:val="18"/>
              </w:rPr>
            </w:pPr>
          </w:p>
        </w:tc>
        <w:tc>
          <w:tcPr>
            <w:tcW w:w="709" w:type="dxa"/>
            <w:vAlign w:val="center"/>
          </w:tcPr>
          <w:p w14:paraId="1BF2EAC2" w14:textId="77777777" w:rsidR="00841752" w:rsidRPr="00190C3F" w:rsidRDefault="00841752" w:rsidP="00B4675C">
            <w:pPr>
              <w:spacing w:line="60" w:lineRule="auto"/>
              <w:jc w:val="center"/>
              <w:rPr>
                <w:sz w:val="18"/>
                <w:szCs w:val="18"/>
              </w:rPr>
            </w:pPr>
          </w:p>
        </w:tc>
        <w:tc>
          <w:tcPr>
            <w:tcW w:w="2409" w:type="dxa"/>
            <w:vAlign w:val="center"/>
          </w:tcPr>
          <w:p w14:paraId="5124CDDF" w14:textId="77777777" w:rsidR="00841752" w:rsidRPr="00190C3F" w:rsidRDefault="00841752" w:rsidP="00B4675C">
            <w:pPr>
              <w:spacing w:line="60" w:lineRule="auto"/>
              <w:rPr>
                <w:sz w:val="18"/>
                <w:szCs w:val="18"/>
              </w:rPr>
            </w:pPr>
            <w:r>
              <w:rPr>
                <w:rFonts w:hint="eastAsia"/>
                <w:sz w:val="18"/>
                <w:szCs w:val="18"/>
              </w:rPr>
              <w:t>行政区域对应的标识</w:t>
            </w:r>
          </w:p>
        </w:tc>
      </w:tr>
      <w:tr w:rsidR="00841752" w:rsidRPr="00190C3F" w14:paraId="13614EE9" w14:textId="77777777" w:rsidTr="00B4675C">
        <w:trPr>
          <w:trHeight w:val="285"/>
        </w:trPr>
        <w:tc>
          <w:tcPr>
            <w:tcW w:w="1384" w:type="dxa"/>
            <w:vAlign w:val="center"/>
          </w:tcPr>
          <w:p w14:paraId="2E1B5CD1" w14:textId="77777777" w:rsidR="00841752" w:rsidRPr="00190C3F" w:rsidRDefault="00841752" w:rsidP="00B4675C">
            <w:pPr>
              <w:spacing w:line="60" w:lineRule="auto"/>
              <w:jc w:val="center"/>
              <w:rPr>
                <w:sz w:val="18"/>
                <w:szCs w:val="18"/>
              </w:rPr>
            </w:pPr>
            <w:r>
              <w:rPr>
                <w:rFonts w:hint="eastAsia"/>
                <w:sz w:val="18"/>
                <w:szCs w:val="18"/>
              </w:rPr>
              <w:t>手机类型</w:t>
            </w:r>
          </w:p>
        </w:tc>
        <w:tc>
          <w:tcPr>
            <w:tcW w:w="1418" w:type="dxa"/>
            <w:vAlign w:val="center"/>
          </w:tcPr>
          <w:p w14:paraId="6AC48362"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nvarchar(50)</w:t>
            </w:r>
          </w:p>
        </w:tc>
        <w:tc>
          <w:tcPr>
            <w:tcW w:w="1842" w:type="dxa"/>
            <w:vAlign w:val="center"/>
          </w:tcPr>
          <w:p w14:paraId="0FF12F0E"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PhoneType</w:t>
            </w:r>
          </w:p>
        </w:tc>
        <w:tc>
          <w:tcPr>
            <w:tcW w:w="851" w:type="dxa"/>
            <w:vAlign w:val="center"/>
          </w:tcPr>
          <w:p w14:paraId="32A6E781" w14:textId="77777777" w:rsidR="00841752" w:rsidRPr="00190C3F" w:rsidRDefault="00841752" w:rsidP="00B4675C">
            <w:pPr>
              <w:spacing w:line="60" w:lineRule="auto"/>
              <w:jc w:val="center"/>
              <w:rPr>
                <w:b/>
                <w:bCs/>
                <w:sz w:val="18"/>
                <w:szCs w:val="18"/>
              </w:rPr>
            </w:pPr>
          </w:p>
        </w:tc>
        <w:tc>
          <w:tcPr>
            <w:tcW w:w="709" w:type="dxa"/>
            <w:vAlign w:val="center"/>
          </w:tcPr>
          <w:p w14:paraId="480C1B47" w14:textId="77777777" w:rsidR="00841752" w:rsidRPr="00190C3F" w:rsidRDefault="00841752" w:rsidP="00B4675C">
            <w:pPr>
              <w:spacing w:line="60" w:lineRule="auto"/>
              <w:jc w:val="center"/>
              <w:rPr>
                <w:sz w:val="18"/>
                <w:szCs w:val="18"/>
              </w:rPr>
            </w:pPr>
          </w:p>
        </w:tc>
        <w:tc>
          <w:tcPr>
            <w:tcW w:w="2409" w:type="dxa"/>
            <w:vAlign w:val="center"/>
          </w:tcPr>
          <w:p w14:paraId="137F3D5A" w14:textId="77777777" w:rsidR="00841752" w:rsidRPr="00190C3F" w:rsidRDefault="00841752" w:rsidP="00B4675C">
            <w:pPr>
              <w:spacing w:line="60" w:lineRule="auto"/>
              <w:rPr>
                <w:sz w:val="18"/>
                <w:szCs w:val="18"/>
              </w:rPr>
            </w:pPr>
            <w:r>
              <w:rPr>
                <w:rFonts w:hint="eastAsia"/>
                <w:sz w:val="18"/>
                <w:szCs w:val="18"/>
              </w:rPr>
              <w:t>协议分析得到的手机类型</w:t>
            </w:r>
          </w:p>
        </w:tc>
      </w:tr>
      <w:tr w:rsidR="00841752" w:rsidRPr="00190C3F" w14:paraId="7210676B" w14:textId="77777777" w:rsidTr="00B4675C">
        <w:trPr>
          <w:trHeight w:val="285"/>
        </w:trPr>
        <w:tc>
          <w:tcPr>
            <w:tcW w:w="1384" w:type="dxa"/>
            <w:vAlign w:val="center"/>
          </w:tcPr>
          <w:p w14:paraId="171CF060" w14:textId="77777777" w:rsidR="00841752" w:rsidRPr="00190C3F" w:rsidRDefault="00841752" w:rsidP="00B4675C">
            <w:pPr>
              <w:spacing w:line="60" w:lineRule="auto"/>
              <w:jc w:val="center"/>
              <w:rPr>
                <w:sz w:val="18"/>
                <w:szCs w:val="18"/>
              </w:rPr>
            </w:pPr>
            <w:r>
              <w:rPr>
                <w:rFonts w:hint="eastAsia"/>
                <w:sz w:val="18"/>
                <w:szCs w:val="18"/>
              </w:rPr>
              <w:t>应用类型</w:t>
            </w:r>
          </w:p>
        </w:tc>
        <w:tc>
          <w:tcPr>
            <w:tcW w:w="1418" w:type="dxa"/>
            <w:vAlign w:val="center"/>
          </w:tcPr>
          <w:p w14:paraId="4C3E6166"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nvarchar(50)</w:t>
            </w:r>
          </w:p>
        </w:tc>
        <w:tc>
          <w:tcPr>
            <w:tcW w:w="1842" w:type="dxa"/>
            <w:vAlign w:val="center"/>
          </w:tcPr>
          <w:p w14:paraId="102B6DAF"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AppType</w:t>
            </w:r>
          </w:p>
        </w:tc>
        <w:tc>
          <w:tcPr>
            <w:tcW w:w="851" w:type="dxa"/>
            <w:vAlign w:val="center"/>
          </w:tcPr>
          <w:p w14:paraId="6D1B8E11" w14:textId="77777777" w:rsidR="00841752" w:rsidRPr="00190C3F" w:rsidRDefault="00841752" w:rsidP="00B4675C">
            <w:pPr>
              <w:spacing w:line="60" w:lineRule="auto"/>
              <w:jc w:val="center"/>
              <w:rPr>
                <w:b/>
                <w:bCs/>
                <w:sz w:val="18"/>
                <w:szCs w:val="18"/>
              </w:rPr>
            </w:pPr>
          </w:p>
        </w:tc>
        <w:tc>
          <w:tcPr>
            <w:tcW w:w="709" w:type="dxa"/>
            <w:vAlign w:val="center"/>
          </w:tcPr>
          <w:p w14:paraId="5526048E" w14:textId="77777777" w:rsidR="00841752" w:rsidRPr="00190C3F" w:rsidRDefault="00841752" w:rsidP="00B4675C">
            <w:pPr>
              <w:spacing w:line="60" w:lineRule="auto"/>
              <w:jc w:val="center"/>
              <w:rPr>
                <w:sz w:val="18"/>
                <w:szCs w:val="18"/>
              </w:rPr>
            </w:pPr>
          </w:p>
        </w:tc>
        <w:tc>
          <w:tcPr>
            <w:tcW w:w="2409" w:type="dxa"/>
            <w:vAlign w:val="center"/>
          </w:tcPr>
          <w:p w14:paraId="2E89A875" w14:textId="77777777" w:rsidR="00841752" w:rsidRPr="00190C3F" w:rsidRDefault="00841752" w:rsidP="00B4675C">
            <w:pPr>
              <w:spacing w:line="60" w:lineRule="auto"/>
              <w:rPr>
                <w:sz w:val="18"/>
                <w:szCs w:val="18"/>
              </w:rPr>
            </w:pPr>
            <w:r>
              <w:rPr>
                <w:rFonts w:hint="eastAsia"/>
                <w:sz w:val="18"/>
                <w:szCs w:val="18"/>
              </w:rPr>
              <w:t>协议分析采用的</w:t>
            </w:r>
            <w:r>
              <w:rPr>
                <w:rFonts w:hint="eastAsia"/>
                <w:sz w:val="18"/>
                <w:szCs w:val="18"/>
              </w:rPr>
              <w:t>APP</w:t>
            </w:r>
            <w:r>
              <w:rPr>
                <w:rFonts w:hint="eastAsia"/>
                <w:sz w:val="18"/>
                <w:szCs w:val="18"/>
              </w:rPr>
              <w:t>类型</w:t>
            </w:r>
          </w:p>
        </w:tc>
      </w:tr>
      <w:tr w:rsidR="00841752" w:rsidRPr="00190C3F" w14:paraId="204A509B" w14:textId="77777777" w:rsidTr="00B4675C">
        <w:trPr>
          <w:trHeight w:val="285"/>
        </w:trPr>
        <w:tc>
          <w:tcPr>
            <w:tcW w:w="1384" w:type="dxa"/>
            <w:vAlign w:val="center"/>
          </w:tcPr>
          <w:p w14:paraId="7A5C68AE" w14:textId="77777777" w:rsidR="00841752" w:rsidRPr="00190C3F" w:rsidRDefault="00841752" w:rsidP="00B4675C">
            <w:pPr>
              <w:spacing w:line="60" w:lineRule="auto"/>
              <w:jc w:val="center"/>
              <w:rPr>
                <w:sz w:val="18"/>
                <w:szCs w:val="18"/>
              </w:rPr>
            </w:pPr>
            <w:r>
              <w:rPr>
                <w:rFonts w:hint="eastAsia"/>
                <w:sz w:val="18"/>
                <w:szCs w:val="18"/>
              </w:rPr>
              <w:t>处理状态</w:t>
            </w:r>
          </w:p>
        </w:tc>
        <w:tc>
          <w:tcPr>
            <w:tcW w:w="1418" w:type="dxa"/>
            <w:vAlign w:val="center"/>
          </w:tcPr>
          <w:p w14:paraId="4628E24E"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297EB75C"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AlertState</w:t>
            </w:r>
          </w:p>
        </w:tc>
        <w:tc>
          <w:tcPr>
            <w:tcW w:w="851" w:type="dxa"/>
            <w:vAlign w:val="center"/>
          </w:tcPr>
          <w:p w14:paraId="7D4D02E9"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E759138" w14:textId="77777777" w:rsidR="00841752" w:rsidRPr="00190C3F" w:rsidRDefault="00841752" w:rsidP="00B4675C">
            <w:pPr>
              <w:spacing w:line="60" w:lineRule="auto"/>
              <w:jc w:val="center"/>
              <w:rPr>
                <w:sz w:val="18"/>
                <w:szCs w:val="18"/>
              </w:rPr>
            </w:pPr>
          </w:p>
        </w:tc>
        <w:tc>
          <w:tcPr>
            <w:tcW w:w="2409" w:type="dxa"/>
            <w:vAlign w:val="center"/>
          </w:tcPr>
          <w:p w14:paraId="4F50CC76" w14:textId="77777777" w:rsidR="00841752" w:rsidRDefault="00841752" w:rsidP="00B4675C">
            <w:pPr>
              <w:spacing w:line="60" w:lineRule="auto"/>
              <w:rPr>
                <w:sz w:val="18"/>
                <w:szCs w:val="18"/>
              </w:rPr>
            </w:pPr>
            <w:r>
              <w:rPr>
                <w:rFonts w:hint="eastAsia"/>
                <w:sz w:val="18"/>
                <w:szCs w:val="18"/>
              </w:rPr>
              <w:t>0-</w:t>
            </w:r>
            <w:r>
              <w:rPr>
                <w:rFonts w:hint="eastAsia"/>
                <w:sz w:val="18"/>
                <w:szCs w:val="18"/>
              </w:rPr>
              <w:t>未处理</w:t>
            </w:r>
          </w:p>
          <w:p w14:paraId="69C0B0C4"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已处理</w:t>
            </w:r>
          </w:p>
        </w:tc>
      </w:tr>
      <w:tr w:rsidR="00841752" w:rsidRPr="00190C3F" w14:paraId="6EC1A223" w14:textId="77777777" w:rsidTr="00B4675C">
        <w:trPr>
          <w:trHeight w:val="285"/>
        </w:trPr>
        <w:tc>
          <w:tcPr>
            <w:tcW w:w="1384" w:type="dxa"/>
            <w:vAlign w:val="center"/>
          </w:tcPr>
          <w:p w14:paraId="5E031862" w14:textId="77777777" w:rsidR="00841752" w:rsidRPr="00190C3F" w:rsidRDefault="00841752" w:rsidP="00B4675C">
            <w:pPr>
              <w:spacing w:line="60" w:lineRule="auto"/>
              <w:jc w:val="center"/>
              <w:rPr>
                <w:sz w:val="18"/>
                <w:szCs w:val="18"/>
              </w:rPr>
            </w:pPr>
            <w:r>
              <w:rPr>
                <w:rFonts w:hint="eastAsia"/>
                <w:sz w:val="18"/>
                <w:szCs w:val="18"/>
              </w:rPr>
              <w:t>推送状态</w:t>
            </w:r>
          </w:p>
        </w:tc>
        <w:tc>
          <w:tcPr>
            <w:tcW w:w="1418" w:type="dxa"/>
            <w:vAlign w:val="center"/>
          </w:tcPr>
          <w:p w14:paraId="37CB4BC8"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0D270BE1" w14:textId="77777777" w:rsidR="00841752" w:rsidRPr="00485FBE"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PushState</w:t>
            </w:r>
          </w:p>
        </w:tc>
        <w:tc>
          <w:tcPr>
            <w:tcW w:w="851" w:type="dxa"/>
            <w:vAlign w:val="center"/>
          </w:tcPr>
          <w:p w14:paraId="2DFF7082"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C06CA" w14:textId="77777777" w:rsidR="00841752" w:rsidRPr="00190C3F" w:rsidRDefault="00841752" w:rsidP="00B4675C">
            <w:pPr>
              <w:spacing w:line="60" w:lineRule="auto"/>
              <w:jc w:val="center"/>
              <w:rPr>
                <w:sz w:val="18"/>
                <w:szCs w:val="18"/>
              </w:rPr>
            </w:pPr>
          </w:p>
        </w:tc>
        <w:tc>
          <w:tcPr>
            <w:tcW w:w="2409" w:type="dxa"/>
            <w:vAlign w:val="center"/>
          </w:tcPr>
          <w:p w14:paraId="05ED4BE1" w14:textId="77777777" w:rsidR="00841752" w:rsidRDefault="00841752" w:rsidP="00B4675C">
            <w:pPr>
              <w:spacing w:line="60" w:lineRule="auto"/>
              <w:rPr>
                <w:sz w:val="18"/>
                <w:szCs w:val="18"/>
              </w:rPr>
            </w:pPr>
            <w:r>
              <w:rPr>
                <w:rFonts w:hint="eastAsia"/>
                <w:sz w:val="18"/>
                <w:szCs w:val="18"/>
              </w:rPr>
              <w:t>-1-</w:t>
            </w:r>
            <w:r>
              <w:rPr>
                <w:rFonts w:hint="eastAsia"/>
                <w:sz w:val="18"/>
                <w:szCs w:val="18"/>
              </w:rPr>
              <w:t>配置为无需推送</w:t>
            </w:r>
          </w:p>
          <w:p w14:paraId="7B8497B4" w14:textId="77777777" w:rsidR="00841752" w:rsidRDefault="00841752" w:rsidP="00B4675C">
            <w:pPr>
              <w:spacing w:line="60" w:lineRule="auto"/>
              <w:rPr>
                <w:sz w:val="18"/>
                <w:szCs w:val="18"/>
              </w:rPr>
            </w:pPr>
            <w:r>
              <w:rPr>
                <w:rFonts w:hint="eastAsia"/>
                <w:sz w:val="18"/>
                <w:szCs w:val="18"/>
              </w:rPr>
              <w:t>0-</w:t>
            </w:r>
            <w:r>
              <w:rPr>
                <w:rFonts w:hint="eastAsia"/>
                <w:sz w:val="18"/>
                <w:szCs w:val="18"/>
              </w:rPr>
              <w:t>未推送</w:t>
            </w:r>
          </w:p>
          <w:p w14:paraId="28BCD199"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已推送</w:t>
            </w:r>
          </w:p>
        </w:tc>
      </w:tr>
      <w:tr w:rsidR="00841752" w:rsidRPr="00190C3F" w14:paraId="333EED02" w14:textId="77777777" w:rsidTr="00B4675C">
        <w:trPr>
          <w:trHeight w:val="285"/>
        </w:trPr>
        <w:tc>
          <w:tcPr>
            <w:tcW w:w="1384" w:type="dxa"/>
            <w:vAlign w:val="center"/>
          </w:tcPr>
          <w:p w14:paraId="15760477"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6B96047F"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5376FF9"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6ACF9CC3" w14:textId="77777777" w:rsidR="00841752" w:rsidRPr="00190C3F" w:rsidRDefault="00841752" w:rsidP="00B4675C">
            <w:pPr>
              <w:spacing w:line="60" w:lineRule="auto"/>
              <w:jc w:val="center"/>
              <w:rPr>
                <w:sz w:val="18"/>
                <w:szCs w:val="18"/>
              </w:rPr>
            </w:pPr>
          </w:p>
        </w:tc>
        <w:tc>
          <w:tcPr>
            <w:tcW w:w="709" w:type="dxa"/>
            <w:vAlign w:val="center"/>
          </w:tcPr>
          <w:p w14:paraId="39BDE80A" w14:textId="77777777" w:rsidR="00841752" w:rsidRPr="00190C3F" w:rsidRDefault="00841752" w:rsidP="00B4675C">
            <w:pPr>
              <w:spacing w:line="60" w:lineRule="auto"/>
              <w:jc w:val="center"/>
              <w:rPr>
                <w:sz w:val="18"/>
                <w:szCs w:val="18"/>
              </w:rPr>
            </w:pPr>
          </w:p>
        </w:tc>
        <w:tc>
          <w:tcPr>
            <w:tcW w:w="2409" w:type="dxa"/>
            <w:vAlign w:val="center"/>
          </w:tcPr>
          <w:p w14:paraId="457BA392"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65438BDC" w14:textId="77777777" w:rsidTr="00B4675C">
        <w:trPr>
          <w:trHeight w:val="285"/>
        </w:trPr>
        <w:tc>
          <w:tcPr>
            <w:tcW w:w="1384" w:type="dxa"/>
            <w:vAlign w:val="center"/>
          </w:tcPr>
          <w:p w14:paraId="10173ED2"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66D1B0A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5725FD1"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5FD29F67" w14:textId="77777777" w:rsidR="00841752" w:rsidRPr="00190C3F" w:rsidRDefault="00841752" w:rsidP="00B4675C">
            <w:pPr>
              <w:spacing w:line="60" w:lineRule="auto"/>
              <w:jc w:val="center"/>
              <w:rPr>
                <w:sz w:val="18"/>
                <w:szCs w:val="18"/>
              </w:rPr>
            </w:pPr>
          </w:p>
        </w:tc>
        <w:tc>
          <w:tcPr>
            <w:tcW w:w="709" w:type="dxa"/>
            <w:vAlign w:val="center"/>
          </w:tcPr>
          <w:p w14:paraId="2E3A2163" w14:textId="77777777" w:rsidR="00841752" w:rsidRPr="00190C3F" w:rsidRDefault="00841752" w:rsidP="00B4675C">
            <w:pPr>
              <w:spacing w:line="60" w:lineRule="auto"/>
              <w:jc w:val="center"/>
              <w:rPr>
                <w:sz w:val="18"/>
                <w:szCs w:val="18"/>
              </w:rPr>
            </w:pPr>
          </w:p>
        </w:tc>
        <w:tc>
          <w:tcPr>
            <w:tcW w:w="2409" w:type="dxa"/>
            <w:vAlign w:val="center"/>
          </w:tcPr>
          <w:p w14:paraId="071FAD2F"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28D39657" w14:textId="77777777" w:rsidTr="00B4675C">
        <w:trPr>
          <w:trHeight w:val="285"/>
        </w:trPr>
        <w:tc>
          <w:tcPr>
            <w:tcW w:w="1384" w:type="dxa"/>
            <w:vAlign w:val="center"/>
          </w:tcPr>
          <w:p w14:paraId="6B596211"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5F141CA3"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19B79C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49C661E" w14:textId="77777777" w:rsidR="00841752" w:rsidRPr="00190C3F" w:rsidRDefault="00841752" w:rsidP="00B4675C">
            <w:pPr>
              <w:spacing w:line="60" w:lineRule="auto"/>
              <w:jc w:val="center"/>
              <w:rPr>
                <w:sz w:val="18"/>
                <w:szCs w:val="18"/>
              </w:rPr>
            </w:pPr>
          </w:p>
        </w:tc>
        <w:tc>
          <w:tcPr>
            <w:tcW w:w="709" w:type="dxa"/>
            <w:vAlign w:val="center"/>
          </w:tcPr>
          <w:p w14:paraId="5F067306" w14:textId="77777777" w:rsidR="00841752" w:rsidRPr="00190C3F" w:rsidRDefault="00841752" w:rsidP="00B4675C">
            <w:pPr>
              <w:spacing w:line="60" w:lineRule="auto"/>
              <w:jc w:val="center"/>
              <w:rPr>
                <w:sz w:val="18"/>
                <w:szCs w:val="18"/>
              </w:rPr>
            </w:pPr>
          </w:p>
        </w:tc>
        <w:tc>
          <w:tcPr>
            <w:tcW w:w="2409" w:type="dxa"/>
            <w:vAlign w:val="center"/>
          </w:tcPr>
          <w:p w14:paraId="15779D20" w14:textId="77777777" w:rsidR="00841752" w:rsidRPr="00190C3F" w:rsidRDefault="00841752" w:rsidP="00B4675C">
            <w:pPr>
              <w:spacing w:line="60" w:lineRule="auto"/>
              <w:rPr>
                <w:sz w:val="18"/>
                <w:szCs w:val="18"/>
              </w:rPr>
            </w:pPr>
            <w:r>
              <w:rPr>
                <w:rFonts w:hint="eastAsia"/>
                <w:sz w:val="18"/>
                <w:szCs w:val="18"/>
              </w:rPr>
              <w:t>保留</w:t>
            </w:r>
          </w:p>
        </w:tc>
      </w:tr>
    </w:tbl>
    <w:p w14:paraId="0B97871D" w14:textId="77777777" w:rsidR="007B466C" w:rsidRDefault="007B466C" w:rsidP="006E0F42">
      <w:pPr>
        <w:pStyle w:val="p0"/>
        <w:spacing w:after="120" w:line="400" w:lineRule="exact"/>
        <w:ind w:firstLine="420"/>
        <w:jc w:val="center"/>
        <w:rPr>
          <w:b/>
          <w:color w:val="000000"/>
        </w:rPr>
      </w:pPr>
    </w:p>
    <w:p w14:paraId="69E34F59" w14:textId="58BB750A" w:rsidR="007B466C" w:rsidRPr="00841752" w:rsidRDefault="007B466C" w:rsidP="007B466C">
      <w:pPr>
        <w:pStyle w:val="p0"/>
        <w:spacing w:after="120" w:line="400" w:lineRule="exact"/>
        <w:ind w:firstLine="420"/>
        <w:jc w:val="center"/>
        <w:rPr>
          <w:b/>
          <w:color w:val="000000"/>
        </w:rPr>
      </w:pPr>
      <w:r w:rsidRPr="00F249DC">
        <w:rPr>
          <w:rFonts w:hint="eastAsia"/>
          <w:b/>
          <w:color w:val="000000"/>
        </w:rPr>
        <w:t>表</w:t>
      </w:r>
      <w:r w:rsidR="00841752">
        <w:rPr>
          <w:rFonts w:hint="eastAsia"/>
          <w:b/>
          <w:color w:val="000000"/>
        </w:rPr>
        <w:t>3-20</w:t>
      </w:r>
      <w:r w:rsidR="00841752" w:rsidRPr="00841752">
        <w:rPr>
          <w:rFonts w:hint="eastAsia"/>
          <w:b/>
          <w:color w:val="000000"/>
        </w:rPr>
        <w:t>应用端行政区域</w:t>
      </w:r>
      <w:r w:rsidR="00841752" w:rsidRPr="00841752">
        <w:rPr>
          <w:b/>
          <w:color w:val="000000"/>
        </w:rPr>
        <w:t>表（</w:t>
      </w:r>
      <w:r w:rsidR="00841752" w:rsidRPr="00841752">
        <w:rPr>
          <w:rFonts w:hint="eastAsia"/>
          <w:b/>
          <w:color w:val="000000"/>
        </w:rPr>
        <w:t>AdminArea</w:t>
      </w:r>
      <w:r w:rsidR="00841752"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266F8A22" w14:textId="77777777" w:rsidTr="00B4675C">
        <w:trPr>
          <w:trHeight w:val="465"/>
        </w:trPr>
        <w:tc>
          <w:tcPr>
            <w:tcW w:w="1384" w:type="dxa"/>
            <w:shd w:val="clear" w:color="auto" w:fill="99CCFF"/>
            <w:vAlign w:val="center"/>
          </w:tcPr>
          <w:p w14:paraId="7E400E90"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A7BA80A"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74EA800A"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633EFBF0"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02540D38"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D8BC773"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06B28330" w14:textId="77777777" w:rsidTr="00B4675C">
        <w:trPr>
          <w:trHeight w:val="285"/>
        </w:trPr>
        <w:tc>
          <w:tcPr>
            <w:tcW w:w="1384" w:type="dxa"/>
            <w:vAlign w:val="center"/>
          </w:tcPr>
          <w:p w14:paraId="2012EE6E" w14:textId="77777777" w:rsidR="00841752" w:rsidRPr="00190C3F" w:rsidRDefault="00841752" w:rsidP="00B4675C">
            <w:pPr>
              <w:jc w:val="center"/>
              <w:rPr>
                <w:sz w:val="18"/>
                <w:szCs w:val="18"/>
              </w:rPr>
            </w:pPr>
            <w:r>
              <w:rPr>
                <w:rFonts w:hint="eastAsia"/>
                <w:sz w:val="18"/>
                <w:szCs w:val="18"/>
              </w:rPr>
              <w:t>行政区域</w:t>
            </w:r>
            <w:r>
              <w:rPr>
                <w:rFonts w:hint="eastAsia"/>
                <w:sz w:val="18"/>
                <w:szCs w:val="18"/>
              </w:rPr>
              <w:t>ID</w:t>
            </w:r>
          </w:p>
        </w:tc>
        <w:tc>
          <w:tcPr>
            <w:tcW w:w="1418" w:type="dxa"/>
            <w:vAlign w:val="center"/>
          </w:tcPr>
          <w:p w14:paraId="1151AEA8" w14:textId="77777777" w:rsidR="00841752" w:rsidRPr="00190C3F" w:rsidRDefault="00841752" w:rsidP="00B4675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05A61B75" w14:textId="77777777" w:rsidR="00841752" w:rsidRPr="00190C3F" w:rsidRDefault="00841752" w:rsidP="00B4675C">
            <w:pPr>
              <w:jc w:val="center"/>
              <w:rPr>
                <w:rFonts w:ascii="宋体" w:hAnsi="Courier New" w:cs="Courier New"/>
                <w:sz w:val="18"/>
                <w:szCs w:val="18"/>
              </w:rPr>
            </w:pPr>
            <w:r w:rsidRPr="00575B99">
              <w:rPr>
                <w:rFonts w:ascii="宋体" w:hAnsi="Courier New" w:cs="Courier New"/>
                <w:sz w:val="18"/>
                <w:szCs w:val="18"/>
              </w:rPr>
              <w:t>AreaID</w:t>
            </w:r>
          </w:p>
        </w:tc>
        <w:tc>
          <w:tcPr>
            <w:tcW w:w="851" w:type="dxa"/>
            <w:vAlign w:val="center"/>
          </w:tcPr>
          <w:p w14:paraId="5078025D" w14:textId="77777777" w:rsidR="00841752" w:rsidRPr="00957197" w:rsidRDefault="00841752" w:rsidP="00B4675C">
            <w:pPr>
              <w:jc w:val="center"/>
              <w:rPr>
                <w:sz w:val="18"/>
                <w:szCs w:val="18"/>
              </w:rPr>
            </w:pPr>
            <w:r w:rsidRPr="00957197">
              <w:rPr>
                <w:rFonts w:cs="宋体" w:hint="eastAsia"/>
                <w:bCs/>
                <w:sz w:val="18"/>
                <w:szCs w:val="18"/>
              </w:rPr>
              <w:t>非空</w:t>
            </w:r>
          </w:p>
        </w:tc>
        <w:tc>
          <w:tcPr>
            <w:tcW w:w="709" w:type="dxa"/>
            <w:vAlign w:val="center"/>
          </w:tcPr>
          <w:p w14:paraId="26FF7FBB" w14:textId="77777777" w:rsidR="00841752" w:rsidRPr="00190C3F" w:rsidRDefault="00841752" w:rsidP="00B4675C">
            <w:pPr>
              <w:jc w:val="center"/>
              <w:rPr>
                <w:sz w:val="18"/>
                <w:szCs w:val="18"/>
              </w:rPr>
            </w:pPr>
            <w:r w:rsidRPr="00190C3F">
              <w:rPr>
                <w:rFonts w:cs="宋体" w:hint="eastAsia"/>
                <w:sz w:val="18"/>
                <w:szCs w:val="18"/>
              </w:rPr>
              <w:t>主键</w:t>
            </w:r>
          </w:p>
        </w:tc>
        <w:tc>
          <w:tcPr>
            <w:tcW w:w="2409" w:type="dxa"/>
            <w:vAlign w:val="center"/>
          </w:tcPr>
          <w:p w14:paraId="32D3E986" w14:textId="77777777" w:rsidR="00841752" w:rsidRPr="00190C3F" w:rsidRDefault="00841752" w:rsidP="00B4675C">
            <w:pPr>
              <w:rPr>
                <w:sz w:val="18"/>
                <w:szCs w:val="18"/>
              </w:rPr>
            </w:pPr>
            <w:r>
              <w:rPr>
                <w:rFonts w:hint="eastAsia"/>
                <w:sz w:val="18"/>
                <w:szCs w:val="18"/>
              </w:rPr>
              <w:t>自增主键</w:t>
            </w:r>
          </w:p>
        </w:tc>
      </w:tr>
      <w:tr w:rsidR="00841752" w:rsidRPr="00190C3F" w14:paraId="148C5AD8" w14:textId="77777777" w:rsidTr="00B4675C">
        <w:trPr>
          <w:trHeight w:val="285"/>
        </w:trPr>
        <w:tc>
          <w:tcPr>
            <w:tcW w:w="1384" w:type="dxa"/>
            <w:vAlign w:val="center"/>
          </w:tcPr>
          <w:p w14:paraId="095F832F" w14:textId="77777777" w:rsidR="00841752" w:rsidRPr="00190C3F" w:rsidRDefault="00841752" w:rsidP="00B4675C">
            <w:pPr>
              <w:jc w:val="center"/>
              <w:rPr>
                <w:sz w:val="18"/>
                <w:szCs w:val="18"/>
              </w:rPr>
            </w:pPr>
            <w:r>
              <w:rPr>
                <w:rFonts w:hint="eastAsia"/>
                <w:sz w:val="18"/>
                <w:szCs w:val="18"/>
              </w:rPr>
              <w:t>行政代码</w:t>
            </w:r>
          </w:p>
        </w:tc>
        <w:tc>
          <w:tcPr>
            <w:tcW w:w="1418" w:type="dxa"/>
            <w:vAlign w:val="center"/>
          </w:tcPr>
          <w:p w14:paraId="30386523" w14:textId="77777777" w:rsidR="00841752" w:rsidRPr="00190C3F" w:rsidRDefault="00841752" w:rsidP="00B4675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7E8CB8FE"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AreaCode</w:t>
            </w:r>
          </w:p>
        </w:tc>
        <w:tc>
          <w:tcPr>
            <w:tcW w:w="851" w:type="dxa"/>
          </w:tcPr>
          <w:p w14:paraId="77A1DAD6" w14:textId="77777777" w:rsidR="00841752" w:rsidRDefault="00841752" w:rsidP="00B4675C">
            <w:pPr>
              <w:jc w:val="center"/>
            </w:pPr>
            <w:r w:rsidRPr="007B7D5D">
              <w:rPr>
                <w:rFonts w:cs="宋体" w:hint="eastAsia"/>
                <w:bCs/>
                <w:sz w:val="18"/>
                <w:szCs w:val="18"/>
              </w:rPr>
              <w:t>非空</w:t>
            </w:r>
          </w:p>
        </w:tc>
        <w:tc>
          <w:tcPr>
            <w:tcW w:w="709" w:type="dxa"/>
            <w:vAlign w:val="center"/>
          </w:tcPr>
          <w:p w14:paraId="1755399B" w14:textId="77777777" w:rsidR="00841752" w:rsidRPr="00190C3F" w:rsidRDefault="00841752" w:rsidP="00B4675C">
            <w:pPr>
              <w:jc w:val="center"/>
              <w:rPr>
                <w:sz w:val="18"/>
                <w:szCs w:val="18"/>
              </w:rPr>
            </w:pPr>
          </w:p>
        </w:tc>
        <w:tc>
          <w:tcPr>
            <w:tcW w:w="2409" w:type="dxa"/>
            <w:vAlign w:val="center"/>
          </w:tcPr>
          <w:p w14:paraId="3B8FBE82" w14:textId="77777777" w:rsidR="00841752" w:rsidRPr="00224F45" w:rsidRDefault="00841752" w:rsidP="00B4675C">
            <w:pPr>
              <w:jc w:val="left"/>
              <w:rPr>
                <w:rFonts w:cs="宋体"/>
                <w:sz w:val="18"/>
                <w:szCs w:val="18"/>
              </w:rPr>
            </w:pPr>
            <w:r>
              <w:rPr>
                <w:rFonts w:hint="eastAsia"/>
                <w:sz w:val="18"/>
                <w:szCs w:val="18"/>
              </w:rPr>
              <w:t>按照国家统计局编码</w:t>
            </w:r>
          </w:p>
        </w:tc>
      </w:tr>
      <w:tr w:rsidR="00841752" w:rsidRPr="00190C3F" w14:paraId="39DEDE08" w14:textId="77777777" w:rsidTr="00B4675C">
        <w:trPr>
          <w:trHeight w:val="285"/>
        </w:trPr>
        <w:tc>
          <w:tcPr>
            <w:tcW w:w="1384" w:type="dxa"/>
            <w:vAlign w:val="center"/>
          </w:tcPr>
          <w:p w14:paraId="6785CD3C" w14:textId="77777777" w:rsidR="00841752" w:rsidRPr="00190C3F" w:rsidRDefault="00841752" w:rsidP="00B4675C">
            <w:pPr>
              <w:jc w:val="center"/>
              <w:rPr>
                <w:sz w:val="18"/>
                <w:szCs w:val="18"/>
              </w:rPr>
            </w:pPr>
            <w:r>
              <w:rPr>
                <w:rFonts w:hint="eastAsia"/>
                <w:sz w:val="18"/>
                <w:szCs w:val="18"/>
              </w:rPr>
              <w:t>区县</w:t>
            </w:r>
          </w:p>
        </w:tc>
        <w:tc>
          <w:tcPr>
            <w:tcW w:w="1418" w:type="dxa"/>
            <w:vAlign w:val="center"/>
          </w:tcPr>
          <w:p w14:paraId="131F5C8D"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352E5A53"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DistrictOrCounty</w:t>
            </w:r>
          </w:p>
        </w:tc>
        <w:tc>
          <w:tcPr>
            <w:tcW w:w="851" w:type="dxa"/>
          </w:tcPr>
          <w:p w14:paraId="4E4BF878" w14:textId="77777777" w:rsidR="00841752" w:rsidRDefault="00841752" w:rsidP="00B4675C">
            <w:pPr>
              <w:jc w:val="center"/>
            </w:pPr>
            <w:r w:rsidRPr="007B7D5D">
              <w:rPr>
                <w:rFonts w:cs="宋体" w:hint="eastAsia"/>
                <w:bCs/>
                <w:sz w:val="18"/>
                <w:szCs w:val="18"/>
              </w:rPr>
              <w:t>非空</w:t>
            </w:r>
          </w:p>
        </w:tc>
        <w:tc>
          <w:tcPr>
            <w:tcW w:w="709" w:type="dxa"/>
            <w:vAlign w:val="center"/>
          </w:tcPr>
          <w:p w14:paraId="5387F706" w14:textId="77777777" w:rsidR="00841752" w:rsidRPr="00190C3F" w:rsidRDefault="00841752" w:rsidP="00B4675C">
            <w:pPr>
              <w:jc w:val="center"/>
              <w:rPr>
                <w:sz w:val="18"/>
                <w:szCs w:val="18"/>
              </w:rPr>
            </w:pPr>
          </w:p>
        </w:tc>
        <w:tc>
          <w:tcPr>
            <w:tcW w:w="2409" w:type="dxa"/>
            <w:vAlign w:val="center"/>
          </w:tcPr>
          <w:p w14:paraId="221C7C72" w14:textId="77777777" w:rsidR="00841752" w:rsidRPr="00190C3F" w:rsidRDefault="00841752" w:rsidP="00B4675C">
            <w:pPr>
              <w:rPr>
                <w:sz w:val="18"/>
                <w:szCs w:val="18"/>
              </w:rPr>
            </w:pPr>
            <w:r>
              <w:rPr>
                <w:rFonts w:hint="eastAsia"/>
                <w:sz w:val="18"/>
                <w:szCs w:val="18"/>
              </w:rPr>
              <w:t>区县名称</w:t>
            </w:r>
          </w:p>
        </w:tc>
      </w:tr>
      <w:tr w:rsidR="00841752" w:rsidRPr="00190C3F" w14:paraId="186268BB" w14:textId="77777777" w:rsidTr="00B4675C">
        <w:trPr>
          <w:trHeight w:val="285"/>
        </w:trPr>
        <w:tc>
          <w:tcPr>
            <w:tcW w:w="1384" w:type="dxa"/>
            <w:vAlign w:val="center"/>
          </w:tcPr>
          <w:p w14:paraId="35F8B0B9" w14:textId="77777777" w:rsidR="00841752" w:rsidRPr="00190C3F" w:rsidRDefault="00841752" w:rsidP="00B4675C">
            <w:pPr>
              <w:jc w:val="center"/>
              <w:rPr>
                <w:sz w:val="18"/>
                <w:szCs w:val="18"/>
              </w:rPr>
            </w:pPr>
            <w:r>
              <w:rPr>
                <w:rFonts w:hint="eastAsia"/>
                <w:sz w:val="18"/>
                <w:szCs w:val="18"/>
              </w:rPr>
              <w:t>市</w:t>
            </w:r>
          </w:p>
        </w:tc>
        <w:tc>
          <w:tcPr>
            <w:tcW w:w="1418" w:type="dxa"/>
            <w:vAlign w:val="center"/>
          </w:tcPr>
          <w:p w14:paraId="20A07E8D"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4823BCCA"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City</w:t>
            </w:r>
          </w:p>
        </w:tc>
        <w:tc>
          <w:tcPr>
            <w:tcW w:w="851" w:type="dxa"/>
          </w:tcPr>
          <w:p w14:paraId="1E0E7BDC" w14:textId="77777777" w:rsidR="00841752" w:rsidRDefault="00841752" w:rsidP="00B4675C">
            <w:pPr>
              <w:jc w:val="center"/>
            </w:pPr>
            <w:r w:rsidRPr="007B7D5D">
              <w:rPr>
                <w:rFonts w:cs="宋体" w:hint="eastAsia"/>
                <w:bCs/>
                <w:sz w:val="18"/>
                <w:szCs w:val="18"/>
              </w:rPr>
              <w:t>非空</w:t>
            </w:r>
          </w:p>
        </w:tc>
        <w:tc>
          <w:tcPr>
            <w:tcW w:w="709" w:type="dxa"/>
            <w:vAlign w:val="center"/>
          </w:tcPr>
          <w:p w14:paraId="2CB25EAC" w14:textId="77777777" w:rsidR="00841752" w:rsidRPr="00190C3F" w:rsidRDefault="00841752" w:rsidP="00B4675C">
            <w:pPr>
              <w:jc w:val="center"/>
              <w:rPr>
                <w:sz w:val="18"/>
                <w:szCs w:val="18"/>
              </w:rPr>
            </w:pPr>
          </w:p>
        </w:tc>
        <w:tc>
          <w:tcPr>
            <w:tcW w:w="2409" w:type="dxa"/>
            <w:vAlign w:val="center"/>
          </w:tcPr>
          <w:p w14:paraId="51E6A55B" w14:textId="77777777" w:rsidR="00841752" w:rsidRPr="00190C3F" w:rsidRDefault="00841752" w:rsidP="00B4675C">
            <w:pPr>
              <w:rPr>
                <w:sz w:val="18"/>
                <w:szCs w:val="18"/>
              </w:rPr>
            </w:pPr>
            <w:r>
              <w:rPr>
                <w:rFonts w:hint="eastAsia"/>
                <w:sz w:val="18"/>
                <w:szCs w:val="18"/>
              </w:rPr>
              <w:t>市级名称</w:t>
            </w:r>
          </w:p>
        </w:tc>
      </w:tr>
      <w:tr w:rsidR="00841752" w:rsidRPr="00190C3F" w14:paraId="47B38F94" w14:textId="77777777" w:rsidTr="00B4675C">
        <w:trPr>
          <w:trHeight w:val="285"/>
        </w:trPr>
        <w:tc>
          <w:tcPr>
            <w:tcW w:w="1384" w:type="dxa"/>
            <w:vAlign w:val="center"/>
          </w:tcPr>
          <w:p w14:paraId="12588B27" w14:textId="77777777" w:rsidR="00841752" w:rsidRDefault="00841752" w:rsidP="00B4675C">
            <w:pPr>
              <w:jc w:val="center"/>
              <w:rPr>
                <w:sz w:val="18"/>
                <w:szCs w:val="18"/>
              </w:rPr>
            </w:pPr>
            <w:r>
              <w:rPr>
                <w:rFonts w:hint="eastAsia"/>
                <w:sz w:val="18"/>
                <w:szCs w:val="18"/>
              </w:rPr>
              <w:t>省、直辖市</w:t>
            </w:r>
          </w:p>
        </w:tc>
        <w:tc>
          <w:tcPr>
            <w:tcW w:w="1418" w:type="dxa"/>
            <w:vAlign w:val="center"/>
          </w:tcPr>
          <w:p w14:paraId="69DF1A00"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2EF5731A" w14:textId="77777777" w:rsidR="00841752" w:rsidRPr="00FE126F" w:rsidRDefault="00841752" w:rsidP="00B4675C">
            <w:pPr>
              <w:jc w:val="center"/>
              <w:rPr>
                <w:rFonts w:ascii="宋体" w:hAnsi="Courier New" w:cs="Courier New"/>
                <w:sz w:val="18"/>
                <w:szCs w:val="18"/>
              </w:rPr>
            </w:pPr>
            <w:r w:rsidRPr="00FE126F">
              <w:rPr>
                <w:rFonts w:ascii="宋体" w:hAnsi="Courier New" w:cs="Courier New"/>
                <w:sz w:val="18"/>
                <w:szCs w:val="18"/>
              </w:rPr>
              <w:t>Province</w:t>
            </w:r>
          </w:p>
        </w:tc>
        <w:tc>
          <w:tcPr>
            <w:tcW w:w="851" w:type="dxa"/>
          </w:tcPr>
          <w:p w14:paraId="194D8503" w14:textId="77777777" w:rsidR="00841752" w:rsidRDefault="00841752" w:rsidP="00B4675C">
            <w:pPr>
              <w:jc w:val="center"/>
            </w:pPr>
            <w:r w:rsidRPr="007B7D5D">
              <w:rPr>
                <w:rFonts w:cs="宋体" w:hint="eastAsia"/>
                <w:bCs/>
                <w:sz w:val="18"/>
                <w:szCs w:val="18"/>
              </w:rPr>
              <w:t>非空</w:t>
            </w:r>
          </w:p>
        </w:tc>
        <w:tc>
          <w:tcPr>
            <w:tcW w:w="709" w:type="dxa"/>
            <w:vAlign w:val="center"/>
          </w:tcPr>
          <w:p w14:paraId="4DF49264" w14:textId="77777777" w:rsidR="00841752" w:rsidRPr="00190C3F" w:rsidRDefault="00841752" w:rsidP="00B4675C">
            <w:pPr>
              <w:jc w:val="center"/>
              <w:rPr>
                <w:sz w:val="18"/>
                <w:szCs w:val="18"/>
              </w:rPr>
            </w:pPr>
          </w:p>
        </w:tc>
        <w:tc>
          <w:tcPr>
            <w:tcW w:w="2409" w:type="dxa"/>
            <w:vAlign w:val="center"/>
          </w:tcPr>
          <w:p w14:paraId="3AA0D90D" w14:textId="77777777" w:rsidR="00841752" w:rsidRDefault="00841752" w:rsidP="00B4675C">
            <w:pPr>
              <w:rPr>
                <w:sz w:val="18"/>
                <w:szCs w:val="18"/>
              </w:rPr>
            </w:pPr>
            <w:r>
              <w:rPr>
                <w:rFonts w:hint="eastAsia"/>
                <w:sz w:val="18"/>
                <w:szCs w:val="18"/>
              </w:rPr>
              <w:t>省、直辖市名称</w:t>
            </w:r>
          </w:p>
        </w:tc>
      </w:tr>
      <w:tr w:rsidR="00841752" w:rsidRPr="00190C3F" w14:paraId="23D5C0AD" w14:textId="77777777" w:rsidTr="00B4675C">
        <w:trPr>
          <w:trHeight w:val="285"/>
        </w:trPr>
        <w:tc>
          <w:tcPr>
            <w:tcW w:w="1384" w:type="dxa"/>
            <w:vAlign w:val="center"/>
          </w:tcPr>
          <w:p w14:paraId="4E980206" w14:textId="77777777" w:rsidR="00841752" w:rsidRPr="00190C3F" w:rsidRDefault="00841752" w:rsidP="00B4675C">
            <w:pPr>
              <w:jc w:val="center"/>
              <w:rPr>
                <w:sz w:val="18"/>
                <w:szCs w:val="18"/>
              </w:rPr>
            </w:pPr>
            <w:r>
              <w:rPr>
                <w:rFonts w:hint="eastAsia"/>
                <w:sz w:val="18"/>
                <w:szCs w:val="18"/>
              </w:rPr>
              <w:lastRenderedPageBreak/>
              <w:t>保留字段</w:t>
            </w:r>
          </w:p>
        </w:tc>
        <w:tc>
          <w:tcPr>
            <w:tcW w:w="1418" w:type="dxa"/>
            <w:vAlign w:val="center"/>
          </w:tcPr>
          <w:p w14:paraId="3892712E"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0CB2BF"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33323CB4" w14:textId="77777777" w:rsidR="00841752" w:rsidRPr="00190C3F" w:rsidRDefault="00841752" w:rsidP="00B4675C">
            <w:pPr>
              <w:jc w:val="center"/>
              <w:rPr>
                <w:sz w:val="18"/>
                <w:szCs w:val="18"/>
              </w:rPr>
            </w:pPr>
          </w:p>
        </w:tc>
        <w:tc>
          <w:tcPr>
            <w:tcW w:w="709" w:type="dxa"/>
            <w:vAlign w:val="center"/>
          </w:tcPr>
          <w:p w14:paraId="294F8DC6" w14:textId="77777777" w:rsidR="00841752" w:rsidRPr="00190C3F" w:rsidRDefault="00841752" w:rsidP="00B4675C">
            <w:pPr>
              <w:jc w:val="center"/>
              <w:rPr>
                <w:sz w:val="18"/>
                <w:szCs w:val="18"/>
              </w:rPr>
            </w:pPr>
          </w:p>
        </w:tc>
        <w:tc>
          <w:tcPr>
            <w:tcW w:w="2409" w:type="dxa"/>
            <w:vAlign w:val="center"/>
          </w:tcPr>
          <w:p w14:paraId="6BFEAA3C" w14:textId="77777777" w:rsidR="00841752" w:rsidRPr="00190C3F" w:rsidRDefault="00841752" w:rsidP="00B4675C">
            <w:pPr>
              <w:rPr>
                <w:sz w:val="18"/>
                <w:szCs w:val="18"/>
              </w:rPr>
            </w:pPr>
            <w:r>
              <w:rPr>
                <w:rFonts w:hint="eastAsia"/>
                <w:sz w:val="18"/>
                <w:szCs w:val="18"/>
              </w:rPr>
              <w:t>保留</w:t>
            </w:r>
          </w:p>
        </w:tc>
      </w:tr>
      <w:tr w:rsidR="00841752" w:rsidRPr="00190C3F" w14:paraId="644601B6" w14:textId="77777777" w:rsidTr="00B4675C">
        <w:trPr>
          <w:trHeight w:val="285"/>
        </w:trPr>
        <w:tc>
          <w:tcPr>
            <w:tcW w:w="1384" w:type="dxa"/>
            <w:vAlign w:val="center"/>
          </w:tcPr>
          <w:p w14:paraId="5A4D7082" w14:textId="77777777" w:rsidR="00841752" w:rsidRPr="00190C3F" w:rsidRDefault="00841752" w:rsidP="00B4675C">
            <w:pPr>
              <w:jc w:val="center"/>
              <w:rPr>
                <w:sz w:val="18"/>
                <w:szCs w:val="18"/>
              </w:rPr>
            </w:pPr>
            <w:r>
              <w:rPr>
                <w:rFonts w:hint="eastAsia"/>
                <w:sz w:val="18"/>
                <w:szCs w:val="18"/>
              </w:rPr>
              <w:t>保留字段</w:t>
            </w:r>
          </w:p>
        </w:tc>
        <w:tc>
          <w:tcPr>
            <w:tcW w:w="1418" w:type="dxa"/>
            <w:vAlign w:val="center"/>
          </w:tcPr>
          <w:p w14:paraId="67E205E3"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08CD6C"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1DBDA105" w14:textId="77777777" w:rsidR="00841752" w:rsidRPr="00190C3F" w:rsidRDefault="00841752" w:rsidP="00B4675C">
            <w:pPr>
              <w:jc w:val="center"/>
              <w:rPr>
                <w:sz w:val="18"/>
                <w:szCs w:val="18"/>
              </w:rPr>
            </w:pPr>
          </w:p>
        </w:tc>
        <w:tc>
          <w:tcPr>
            <w:tcW w:w="709" w:type="dxa"/>
            <w:vAlign w:val="center"/>
          </w:tcPr>
          <w:p w14:paraId="0ED70F2A" w14:textId="77777777" w:rsidR="00841752" w:rsidRPr="00190C3F" w:rsidRDefault="00841752" w:rsidP="00B4675C">
            <w:pPr>
              <w:jc w:val="center"/>
              <w:rPr>
                <w:sz w:val="18"/>
                <w:szCs w:val="18"/>
              </w:rPr>
            </w:pPr>
          </w:p>
        </w:tc>
        <w:tc>
          <w:tcPr>
            <w:tcW w:w="2409" w:type="dxa"/>
            <w:vAlign w:val="center"/>
          </w:tcPr>
          <w:p w14:paraId="6B6D89A2" w14:textId="77777777" w:rsidR="00841752" w:rsidRPr="00190C3F" w:rsidRDefault="00841752" w:rsidP="00B4675C">
            <w:pPr>
              <w:rPr>
                <w:sz w:val="18"/>
                <w:szCs w:val="18"/>
              </w:rPr>
            </w:pPr>
            <w:r>
              <w:rPr>
                <w:rFonts w:hint="eastAsia"/>
                <w:sz w:val="18"/>
                <w:szCs w:val="18"/>
              </w:rPr>
              <w:t>保留</w:t>
            </w:r>
          </w:p>
        </w:tc>
      </w:tr>
      <w:tr w:rsidR="00841752" w:rsidRPr="00190C3F" w14:paraId="7B0BE530" w14:textId="77777777" w:rsidTr="00B4675C">
        <w:trPr>
          <w:trHeight w:val="285"/>
        </w:trPr>
        <w:tc>
          <w:tcPr>
            <w:tcW w:w="1384" w:type="dxa"/>
            <w:vAlign w:val="center"/>
          </w:tcPr>
          <w:p w14:paraId="6CBC98AD" w14:textId="77777777" w:rsidR="00841752" w:rsidRPr="00190C3F" w:rsidRDefault="00841752" w:rsidP="00B4675C">
            <w:pPr>
              <w:jc w:val="center"/>
              <w:rPr>
                <w:sz w:val="18"/>
                <w:szCs w:val="18"/>
              </w:rPr>
            </w:pPr>
            <w:r>
              <w:rPr>
                <w:rFonts w:hint="eastAsia"/>
                <w:sz w:val="18"/>
                <w:szCs w:val="18"/>
              </w:rPr>
              <w:t>保留字段</w:t>
            </w:r>
          </w:p>
        </w:tc>
        <w:tc>
          <w:tcPr>
            <w:tcW w:w="1418" w:type="dxa"/>
            <w:vAlign w:val="center"/>
          </w:tcPr>
          <w:p w14:paraId="1A3A24D4"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43A395C8"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75B5FF68" w14:textId="77777777" w:rsidR="00841752" w:rsidRPr="00190C3F" w:rsidRDefault="00841752" w:rsidP="00B4675C">
            <w:pPr>
              <w:jc w:val="center"/>
              <w:rPr>
                <w:sz w:val="18"/>
                <w:szCs w:val="18"/>
              </w:rPr>
            </w:pPr>
          </w:p>
        </w:tc>
        <w:tc>
          <w:tcPr>
            <w:tcW w:w="709" w:type="dxa"/>
            <w:vAlign w:val="center"/>
          </w:tcPr>
          <w:p w14:paraId="62142C3E" w14:textId="77777777" w:rsidR="00841752" w:rsidRPr="00190C3F" w:rsidRDefault="00841752" w:rsidP="00B4675C">
            <w:pPr>
              <w:jc w:val="center"/>
              <w:rPr>
                <w:sz w:val="18"/>
                <w:szCs w:val="18"/>
              </w:rPr>
            </w:pPr>
          </w:p>
        </w:tc>
        <w:tc>
          <w:tcPr>
            <w:tcW w:w="2409" w:type="dxa"/>
            <w:vAlign w:val="center"/>
          </w:tcPr>
          <w:p w14:paraId="3AF24348" w14:textId="77777777" w:rsidR="00841752" w:rsidRPr="00190C3F" w:rsidRDefault="00841752" w:rsidP="00B4675C">
            <w:pPr>
              <w:rPr>
                <w:sz w:val="18"/>
                <w:szCs w:val="18"/>
              </w:rPr>
            </w:pPr>
            <w:r>
              <w:rPr>
                <w:rFonts w:hint="eastAsia"/>
                <w:sz w:val="18"/>
                <w:szCs w:val="18"/>
              </w:rPr>
              <w:t>保留</w:t>
            </w:r>
          </w:p>
        </w:tc>
      </w:tr>
    </w:tbl>
    <w:p w14:paraId="295C3D0C" w14:textId="77777777" w:rsidR="007B466C" w:rsidRPr="00F249DC" w:rsidRDefault="007B466C" w:rsidP="00841752">
      <w:pPr>
        <w:pStyle w:val="p0"/>
        <w:spacing w:after="120" w:line="400" w:lineRule="exact"/>
        <w:rPr>
          <w:b/>
          <w:color w:val="000000"/>
        </w:rPr>
      </w:pPr>
    </w:p>
    <w:p w14:paraId="7238011E" w14:textId="77777777" w:rsidR="006E0F42" w:rsidRPr="00F249DC" w:rsidRDefault="006E0F42" w:rsidP="006E0F42">
      <w:pPr>
        <w:pStyle w:val="2"/>
        <w:rPr>
          <w:rFonts w:ascii="黑体" w:eastAsia="黑体" w:hAnsi="黑体"/>
          <w:b w:val="0"/>
          <w:color w:val="000000"/>
          <w:sz w:val="28"/>
          <w:szCs w:val="28"/>
        </w:rPr>
      </w:pPr>
      <w:bookmarkStart w:id="210" w:name="_Toc356336389"/>
      <w:bookmarkStart w:id="211" w:name="_Toc356337275"/>
      <w:bookmarkStart w:id="212" w:name="_Toc356381703"/>
      <w:bookmarkStart w:id="213" w:name="_Toc356990822"/>
      <w:bookmarkStart w:id="214" w:name="_Toc420932627"/>
      <w:bookmarkStart w:id="215" w:name="_Toc420933126"/>
      <w:bookmarkStart w:id="216" w:name="_Toc332181937"/>
      <w:r w:rsidRPr="00F249DC">
        <w:rPr>
          <w:rFonts w:ascii="黑体" w:eastAsia="黑体" w:hAnsi="黑体" w:hint="eastAsia"/>
          <w:b w:val="0"/>
          <w:color w:val="000000"/>
          <w:sz w:val="28"/>
          <w:szCs w:val="28"/>
        </w:rPr>
        <w:t xml:space="preserve">3.3 </w:t>
      </w:r>
      <w:commentRangeStart w:id="217"/>
      <w:r w:rsidRPr="00F249DC">
        <w:rPr>
          <w:rFonts w:ascii="黑体" w:eastAsia="黑体" w:hAnsi="黑体" w:hint="eastAsia"/>
          <w:b w:val="0"/>
          <w:color w:val="000000"/>
          <w:sz w:val="28"/>
          <w:szCs w:val="28"/>
        </w:rPr>
        <w:t>用户界面设计</w:t>
      </w:r>
      <w:bookmarkEnd w:id="210"/>
      <w:bookmarkEnd w:id="211"/>
      <w:bookmarkEnd w:id="212"/>
      <w:bookmarkEnd w:id="213"/>
      <w:bookmarkEnd w:id="214"/>
      <w:bookmarkEnd w:id="215"/>
      <w:commentRangeEnd w:id="217"/>
      <w:r w:rsidR="0019688C">
        <w:rPr>
          <w:rStyle w:val="a5"/>
          <w:rFonts w:asciiTheme="minorHAnsi" w:eastAsiaTheme="minorEastAsia" w:hAnsiTheme="minorHAnsi" w:cstheme="minorBidi"/>
          <w:b w:val="0"/>
          <w:bCs w:val="0"/>
        </w:rPr>
        <w:commentReference w:id="217"/>
      </w:r>
    </w:p>
    <w:p w14:paraId="698FDD13" w14:textId="77777777" w:rsidR="006E0F42" w:rsidRPr="00F249DC" w:rsidRDefault="006E0F42" w:rsidP="006E0F42">
      <w:pPr>
        <w:pStyle w:val="3"/>
        <w:spacing w:line="416" w:lineRule="auto"/>
        <w:rPr>
          <w:rFonts w:ascii="黑体" w:eastAsia="黑体" w:hAnsi="黑体"/>
          <w:b w:val="0"/>
          <w:color w:val="000000"/>
          <w:sz w:val="24"/>
          <w:szCs w:val="24"/>
        </w:rPr>
      </w:pPr>
      <w:bookmarkStart w:id="218" w:name="_Toc356381704"/>
      <w:bookmarkStart w:id="219" w:name="_Toc356990823"/>
      <w:bookmarkStart w:id="220" w:name="_Toc420932628"/>
      <w:bookmarkStart w:id="221" w:name="_Toc420933127"/>
      <w:r w:rsidRPr="00F249DC">
        <w:rPr>
          <w:rFonts w:ascii="黑体" w:eastAsia="黑体" w:hAnsi="黑体" w:hint="eastAsia"/>
          <w:b w:val="0"/>
          <w:color w:val="000000"/>
          <w:sz w:val="24"/>
          <w:szCs w:val="24"/>
        </w:rPr>
        <w:t>3.3.1界面的关系图与工作流程图</w:t>
      </w:r>
      <w:bookmarkEnd w:id="218"/>
      <w:bookmarkEnd w:id="219"/>
      <w:bookmarkEnd w:id="220"/>
      <w:bookmarkEnd w:id="221"/>
    </w:p>
    <w:p w14:paraId="4F21016F"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只有用户成功登录后才能使用该系统，所以用户界面就分为用户登录界面和功能界面，本系统四种角色使用统一的登陆界面，根据选择的角色类型来判断登录成功后的跳转页面，他们的关系图和工作流程图如下图所示：</w:t>
      </w:r>
    </w:p>
    <w:p w14:paraId="4040EFDE" w14:textId="77777777" w:rsidR="006E0F42" w:rsidRPr="00F249DC" w:rsidRDefault="006E0F42" w:rsidP="006E0F42">
      <w:pPr>
        <w:rPr>
          <w:rFonts w:ascii="宋体" w:hAnsi="宋体"/>
          <w:color w:val="000000"/>
          <w:sz w:val="24"/>
        </w:rPr>
      </w:pPr>
      <w:r w:rsidRPr="00F249DC">
        <w:rPr>
          <w:rFonts w:ascii="宋体" w:hAnsi="宋体" w:hint="eastAsia"/>
          <w:color w:val="000000"/>
          <w:sz w:val="24"/>
        </w:rPr>
        <w:t>总体关系图和工作流程图如下：</w:t>
      </w:r>
    </w:p>
    <w:p w14:paraId="163EEABF" w14:textId="5C4A3789" w:rsidR="006E0F42" w:rsidRPr="00F249DC" w:rsidRDefault="00B4675C" w:rsidP="006E0F42">
      <w:pPr>
        <w:rPr>
          <w:color w:val="000000"/>
        </w:rPr>
      </w:pPr>
      <w:r>
        <w:rPr>
          <w:noProof/>
          <w:color w:val="000000"/>
        </w:rPr>
        <w:drawing>
          <wp:inline distT="0" distB="0" distL="0" distR="0" wp14:anchorId="70302321" wp14:editId="4EA99F1F">
            <wp:extent cx="5579745" cy="2584399"/>
            <wp:effectExtent l="0" t="0" r="8255" b="698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584399"/>
                    </a:xfrm>
                    <a:prstGeom prst="rect">
                      <a:avLst/>
                    </a:prstGeom>
                    <a:noFill/>
                    <a:ln>
                      <a:noFill/>
                    </a:ln>
                  </pic:spPr>
                </pic:pic>
              </a:graphicData>
            </a:graphic>
          </wp:inline>
        </w:drawing>
      </w:r>
    </w:p>
    <w:p w14:paraId="06C065BA" w14:textId="1C98CB91" w:rsidR="006E0F42" w:rsidRPr="00F249DC" w:rsidRDefault="006E0F42" w:rsidP="006E0F42">
      <w:pPr>
        <w:pStyle w:val="p0"/>
        <w:spacing w:line="400" w:lineRule="exact"/>
        <w:jc w:val="center"/>
        <w:rPr>
          <w:b/>
          <w:color w:val="000000"/>
        </w:rPr>
      </w:pPr>
      <w:r w:rsidRPr="00F249DC">
        <w:rPr>
          <w:rFonts w:hint="eastAsia"/>
          <w:b/>
          <w:color w:val="000000"/>
        </w:rPr>
        <w:t>图</w:t>
      </w:r>
      <w:r w:rsidR="00B4675C">
        <w:rPr>
          <w:rFonts w:hint="eastAsia"/>
          <w:b/>
          <w:color w:val="000000"/>
        </w:rPr>
        <w:t>3-</w:t>
      </w:r>
      <w:r w:rsidRPr="00F249DC">
        <w:rPr>
          <w:rFonts w:hint="eastAsia"/>
          <w:b/>
          <w:color w:val="000000"/>
        </w:rPr>
        <w:t xml:space="preserve">5 </w:t>
      </w:r>
      <w:r w:rsidRPr="00F249DC">
        <w:rPr>
          <w:rFonts w:hint="eastAsia"/>
          <w:b/>
          <w:color w:val="000000"/>
        </w:rPr>
        <w:t>用户登录界面关系及工作流程</w:t>
      </w:r>
    </w:p>
    <w:p w14:paraId="1E0B36DC" w14:textId="73361CE5" w:rsidR="006E0F42" w:rsidRPr="00F249DC" w:rsidRDefault="006E0F42" w:rsidP="006E0F42">
      <w:pPr>
        <w:pStyle w:val="p0"/>
        <w:spacing w:line="400" w:lineRule="exact"/>
        <w:rPr>
          <w:b/>
          <w:color w:val="000000"/>
        </w:rPr>
      </w:pPr>
      <w:commentRangeStart w:id="222"/>
      <w:r w:rsidRPr="00F249DC">
        <w:rPr>
          <w:rFonts w:ascii="宋体" w:hAnsi="宋体" w:hint="eastAsia"/>
          <w:color w:val="000000"/>
          <w:sz w:val="24"/>
          <w:szCs w:val="24"/>
        </w:rPr>
        <w:t>（</w:t>
      </w:r>
      <w:r w:rsidRPr="00F249DC">
        <w:rPr>
          <w:color w:val="000000"/>
          <w:sz w:val="24"/>
          <w:szCs w:val="24"/>
        </w:rPr>
        <w:t>1</w:t>
      </w:r>
      <w:r w:rsidRPr="00F249DC">
        <w:rPr>
          <w:rFonts w:ascii="宋体" w:hAnsi="宋体" w:hint="eastAsia"/>
          <w:color w:val="000000"/>
          <w:sz w:val="24"/>
          <w:szCs w:val="24"/>
        </w:rPr>
        <w:t>）</w:t>
      </w:r>
      <w:r w:rsidR="00B4675C">
        <w:rPr>
          <w:rFonts w:ascii="宋体" w:hAnsi="宋体" w:hint="eastAsia"/>
          <w:color w:val="000000"/>
          <w:sz w:val="24"/>
          <w:szCs w:val="24"/>
        </w:rPr>
        <w:t>系统管理员</w:t>
      </w:r>
      <w:r w:rsidRPr="00F249DC">
        <w:rPr>
          <w:rFonts w:ascii="宋体" w:hAnsi="宋体" w:hint="eastAsia"/>
          <w:color w:val="000000"/>
          <w:sz w:val="24"/>
          <w:szCs w:val="24"/>
        </w:rPr>
        <w:t>：</w:t>
      </w:r>
      <w:commentRangeEnd w:id="222"/>
      <w:r w:rsidR="00293DF7">
        <w:rPr>
          <w:rStyle w:val="a5"/>
          <w:rFonts w:asciiTheme="minorHAnsi" w:eastAsiaTheme="minorEastAsia" w:hAnsiTheme="minorHAnsi" w:cstheme="minorBidi"/>
          <w:kern w:val="2"/>
        </w:rPr>
        <w:commentReference w:id="222"/>
      </w:r>
    </w:p>
    <w:p w14:paraId="2F4468CB" w14:textId="77777777" w:rsidR="006E0F42" w:rsidRPr="00F249DC" w:rsidRDefault="006E0F42" w:rsidP="006E0F42">
      <w:pPr>
        <w:spacing w:before="100" w:after="50" w:line="440" w:lineRule="exact"/>
        <w:ind w:firstLine="420"/>
        <w:rPr>
          <w:rFonts w:ascii="宋体" w:hAnsi="宋体"/>
          <w:color w:val="000000"/>
          <w:sz w:val="24"/>
        </w:rPr>
      </w:pPr>
      <w:r w:rsidRPr="00F249DC">
        <w:rPr>
          <w:rFonts w:ascii="宋体" w:hAnsi="宋体" w:hint="eastAsia"/>
          <w:color w:val="000000"/>
          <w:sz w:val="24"/>
        </w:rPr>
        <w:t>“授权用户访问界面”各个子界面间是对等关系，各子界面之间能够相互访问；用户通过登录可以访问和操作所有子界面，在各个子界面中都可以通过“退出”返回到登录界面。具体界面样式如下图所示：</w:t>
      </w:r>
    </w:p>
    <w:p w14:paraId="6E750989" w14:textId="62D6835E" w:rsidR="006E0F42" w:rsidRPr="00F249DC" w:rsidRDefault="000E40DA" w:rsidP="006E0F42">
      <w:pPr>
        <w:jc w:val="left"/>
        <w:rPr>
          <w:color w:val="000000"/>
        </w:rPr>
      </w:pPr>
      <w:r>
        <w:rPr>
          <w:noProof/>
          <w:color w:val="000000"/>
        </w:rPr>
        <w:lastRenderedPageBreak/>
        <w:drawing>
          <wp:inline distT="0" distB="0" distL="0" distR="0" wp14:anchorId="251956A4" wp14:editId="65FD7DA3">
            <wp:extent cx="5579745" cy="2514942"/>
            <wp:effectExtent l="0" t="0" r="825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514942"/>
                    </a:xfrm>
                    <a:prstGeom prst="rect">
                      <a:avLst/>
                    </a:prstGeom>
                    <a:noFill/>
                    <a:ln>
                      <a:noFill/>
                    </a:ln>
                  </pic:spPr>
                </pic:pic>
              </a:graphicData>
            </a:graphic>
          </wp:inline>
        </w:drawing>
      </w:r>
    </w:p>
    <w:p w14:paraId="1AFBCC26" w14:textId="3BC1266F" w:rsidR="006E0F42" w:rsidRPr="00F249DC" w:rsidRDefault="006E0F42" w:rsidP="006E0F42">
      <w:pPr>
        <w:ind w:firstLine="420"/>
        <w:jc w:val="center"/>
        <w:rPr>
          <w:color w:val="000000"/>
        </w:rPr>
      </w:pPr>
      <w:r w:rsidRPr="00F249DC">
        <w:rPr>
          <w:rFonts w:hint="eastAsia"/>
          <w:b/>
          <w:color w:val="000000"/>
        </w:rPr>
        <w:t>图</w:t>
      </w:r>
      <w:r w:rsidR="00B4675C">
        <w:rPr>
          <w:rFonts w:hint="eastAsia"/>
          <w:b/>
          <w:color w:val="000000"/>
        </w:rPr>
        <w:t>3-</w:t>
      </w:r>
      <w:r w:rsidRPr="00F249DC">
        <w:rPr>
          <w:rFonts w:hint="eastAsia"/>
          <w:b/>
          <w:color w:val="000000"/>
        </w:rPr>
        <w:t xml:space="preserve">6 </w:t>
      </w:r>
      <w:r w:rsidR="00B4675C">
        <w:rPr>
          <w:rFonts w:hint="eastAsia"/>
          <w:b/>
          <w:color w:val="000000"/>
        </w:rPr>
        <w:t>系统管理员</w:t>
      </w:r>
      <w:r w:rsidRPr="00F249DC">
        <w:rPr>
          <w:rFonts w:hint="eastAsia"/>
          <w:b/>
          <w:color w:val="000000"/>
        </w:rPr>
        <w:t>界面关系及工作流程</w:t>
      </w:r>
    </w:p>
    <w:p w14:paraId="48D39F8D" w14:textId="2443FAD3" w:rsidR="006E0F42" w:rsidRPr="00F249DC" w:rsidRDefault="006E0F42" w:rsidP="006E0F42">
      <w:pPr>
        <w:jc w:val="left"/>
        <w:rPr>
          <w:rFonts w:ascii="黑体" w:eastAsia="黑体" w:hAnsi="黑体"/>
          <w:color w:val="000000"/>
          <w:sz w:val="24"/>
        </w:rPr>
      </w:pPr>
      <w:r w:rsidRPr="00F249DC">
        <w:rPr>
          <w:rFonts w:ascii="宋体" w:hAnsi="宋体" w:hint="eastAsia"/>
          <w:color w:val="000000"/>
          <w:sz w:val="24"/>
        </w:rPr>
        <w:t>(</w:t>
      </w:r>
      <w:r w:rsidRPr="00F249DC">
        <w:rPr>
          <w:color w:val="000000"/>
          <w:sz w:val="24"/>
        </w:rPr>
        <w:t>2</w:t>
      </w:r>
      <w:r w:rsidRPr="00F249DC">
        <w:rPr>
          <w:rFonts w:ascii="宋体" w:hAnsi="宋体" w:hint="eastAsia"/>
          <w:color w:val="000000"/>
          <w:sz w:val="24"/>
        </w:rPr>
        <w:t>)</w:t>
      </w:r>
      <w:r w:rsidR="00BE5C49">
        <w:rPr>
          <w:rFonts w:ascii="宋体" w:hAnsi="宋体" w:hint="eastAsia"/>
          <w:color w:val="000000"/>
          <w:sz w:val="24"/>
        </w:rPr>
        <w:t>普通用户</w:t>
      </w:r>
      <w:r w:rsidRPr="00F249DC">
        <w:rPr>
          <w:rFonts w:ascii="宋体" w:hAnsi="宋体" w:hint="eastAsia"/>
          <w:color w:val="000000"/>
          <w:sz w:val="24"/>
        </w:rPr>
        <w:t>：</w:t>
      </w:r>
    </w:p>
    <w:p w14:paraId="799CC494" w14:textId="4F372E7C" w:rsidR="006E0F42" w:rsidRPr="00F249DC" w:rsidRDefault="006E0F42" w:rsidP="006E0F42">
      <w:pPr>
        <w:spacing w:before="100" w:after="50" w:line="440" w:lineRule="exact"/>
        <w:ind w:firstLine="420"/>
        <w:rPr>
          <w:iCs/>
          <w:color w:val="000000"/>
          <w:sz w:val="24"/>
        </w:rPr>
      </w:pPr>
      <w:r w:rsidRPr="00F249DC">
        <w:rPr>
          <w:rFonts w:hint="eastAsia"/>
          <w:iCs/>
          <w:color w:val="000000"/>
          <w:sz w:val="24"/>
        </w:rPr>
        <w:t>“授权用户访问界面”时，</w:t>
      </w:r>
      <w:r w:rsidR="00BE5C49">
        <w:rPr>
          <w:rFonts w:hint="eastAsia"/>
          <w:iCs/>
          <w:color w:val="000000"/>
          <w:sz w:val="24"/>
        </w:rPr>
        <w:t>普通用户</w:t>
      </w:r>
      <w:r w:rsidRPr="00F249DC">
        <w:rPr>
          <w:rFonts w:hint="eastAsia"/>
          <w:iCs/>
          <w:color w:val="000000"/>
          <w:sz w:val="24"/>
        </w:rPr>
        <w:t>登录后进入首页，</w:t>
      </w:r>
      <w:r w:rsidR="00BE5C49">
        <w:rPr>
          <w:rFonts w:hint="eastAsia"/>
          <w:iCs/>
          <w:color w:val="000000"/>
          <w:sz w:val="24"/>
        </w:rPr>
        <w:t>只具有系统管理员的部分功能，地理位置展示、地理位置搜索、地理位置告警、地理位置推送</w:t>
      </w:r>
      <w:r w:rsidRPr="00F249DC">
        <w:rPr>
          <w:rFonts w:hint="eastAsia"/>
          <w:iCs/>
          <w:color w:val="000000"/>
          <w:sz w:val="24"/>
        </w:rPr>
        <w:t>。</w:t>
      </w:r>
    </w:p>
    <w:p w14:paraId="0E2E523D" w14:textId="77777777" w:rsidR="006E0F42" w:rsidRPr="00F249DC" w:rsidRDefault="006E0F42" w:rsidP="006E0F42">
      <w:pPr>
        <w:spacing w:before="100" w:after="50" w:line="440" w:lineRule="exact"/>
        <w:rPr>
          <w:iCs/>
          <w:color w:val="000000"/>
          <w:sz w:val="24"/>
        </w:rPr>
      </w:pPr>
      <w:r w:rsidRPr="00F249DC">
        <w:rPr>
          <w:rFonts w:hint="eastAsia"/>
          <w:iCs/>
          <w:color w:val="000000"/>
          <w:sz w:val="24"/>
        </w:rPr>
        <w:t>具体界面样式如下图所示：</w:t>
      </w:r>
    </w:p>
    <w:p w14:paraId="22159400" w14:textId="3FF95EF5" w:rsidR="006E0F42" w:rsidRPr="00F249DC" w:rsidRDefault="0005168E" w:rsidP="006E0F42">
      <w:pPr>
        <w:rPr>
          <w:color w:val="000000"/>
        </w:rPr>
      </w:pPr>
      <w:r>
        <w:rPr>
          <w:noProof/>
          <w:color w:val="000000"/>
        </w:rPr>
        <w:drawing>
          <wp:inline distT="0" distB="0" distL="0" distR="0" wp14:anchorId="007B349E" wp14:editId="03C0475A">
            <wp:extent cx="5579745" cy="2520474"/>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520474"/>
                    </a:xfrm>
                    <a:prstGeom prst="rect">
                      <a:avLst/>
                    </a:prstGeom>
                    <a:noFill/>
                    <a:ln>
                      <a:noFill/>
                    </a:ln>
                  </pic:spPr>
                </pic:pic>
              </a:graphicData>
            </a:graphic>
          </wp:inline>
        </w:drawing>
      </w:r>
    </w:p>
    <w:p w14:paraId="30DB936D" w14:textId="3098AB10" w:rsidR="006E0F42" w:rsidRPr="00F249DC" w:rsidRDefault="006E0F42" w:rsidP="006E0F42">
      <w:pPr>
        <w:ind w:firstLine="420"/>
        <w:jc w:val="center"/>
        <w:rPr>
          <w:b/>
          <w:color w:val="000000"/>
        </w:rPr>
      </w:pPr>
      <w:r w:rsidRPr="00F249DC">
        <w:rPr>
          <w:rFonts w:hint="eastAsia"/>
          <w:b/>
          <w:color w:val="000000"/>
        </w:rPr>
        <w:t>图</w:t>
      </w:r>
      <w:r w:rsidR="0005168E">
        <w:rPr>
          <w:rFonts w:hint="eastAsia"/>
          <w:b/>
          <w:color w:val="000000"/>
        </w:rPr>
        <w:t>3-</w:t>
      </w:r>
      <w:r w:rsidRPr="00F249DC">
        <w:rPr>
          <w:rFonts w:hint="eastAsia"/>
          <w:b/>
          <w:color w:val="000000"/>
        </w:rPr>
        <w:t>7</w:t>
      </w:r>
      <w:r>
        <w:rPr>
          <w:rFonts w:hint="eastAsia"/>
          <w:b/>
          <w:color w:val="000000"/>
        </w:rPr>
        <w:t xml:space="preserve"> </w:t>
      </w:r>
      <w:r w:rsidR="0005168E">
        <w:rPr>
          <w:rFonts w:hint="eastAsia"/>
          <w:b/>
          <w:color w:val="000000"/>
        </w:rPr>
        <w:t>普通用户</w:t>
      </w:r>
      <w:r w:rsidRPr="00F249DC">
        <w:rPr>
          <w:rFonts w:hint="eastAsia"/>
          <w:b/>
          <w:color w:val="000000"/>
        </w:rPr>
        <w:t>界面关系及工作流程</w:t>
      </w:r>
    </w:p>
    <w:p w14:paraId="72B384C0" w14:textId="77777777" w:rsidR="006E0F42" w:rsidRPr="00F249DC" w:rsidRDefault="006E0F42" w:rsidP="006E0F42">
      <w:pPr>
        <w:jc w:val="left"/>
        <w:rPr>
          <w:rFonts w:ascii="宋体" w:hAnsi="宋体"/>
          <w:color w:val="000000"/>
          <w:sz w:val="24"/>
        </w:rPr>
      </w:pPr>
    </w:p>
    <w:p w14:paraId="4CC258B4" w14:textId="201E9171" w:rsidR="006E0F42" w:rsidRDefault="006E0F42" w:rsidP="006E0F42">
      <w:pPr>
        <w:pStyle w:val="aff4"/>
        <w:ind w:firstLineChars="0" w:firstLine="0"/>
        <w:jc w:val="left"/>
        <w:rPr>
          <w:color w:val="000000"/>
        </w:rPr>
      </w:pPr>
    </w:p>
    <w:p w14:paraId="2E2DA7A5" w14:textId="77777777" w:rsidR="00BD55C8" w:rsidRDefault="00BD55C8" w:rsidP="006E0F42">
      <w:pPr>
        <w:pStyle w:val="aff4"/>
        <w:ind w:firstLineChars="0" w:firstLine="0"/>
        <w:jc w:val="left"/>
        <w:rPr>
          <w:color w:val="000000"/>
        </w:rPr>
      </w:pPr>
    </w:p>
    <w:p w14:paraId="288543BA" w14:textId="77777777" w:rsidR="00BD55C8" w:rsidRDefault="00BD55C8" w:rsidP="006E0F42">
      <w:pPr>
        <w:pStyle w:val="aff4"/>
        <w:ind w:firstLineChars="0" w:firstLine="0"/>
        <w:jc w:val="left"/>
        <w:rPr>
          <w:color w:val="000000"/>
        </w:rPr>
      </w:pPr>
    </w:p>
    <w:p w14:paraId="1B8407CC" w14:textId="77777777" w:rsidR="00BD55C8" w:rsidRDefault="00BD55C8" w:rsidP="006E0F42">
      <w:pPr>
        <w:pStyle w:val="aff4"/>
        <w:ind w:firstLineChars="0" w:firstLine="0"/>
        <w:jc w:val="left"/>
        <w:rPr>
          <w:color w:val="000000"/>
        </w:rPr>
      </w:pPr>
    </w:p>
    <w:p w14:paraId="332BCCB1" w14:textId="52EA4139" w:rsidR="00BD55C8" w:rsidRPr="00BD55C8" w:rsidRDefault="00BD55C8" w:rsidP="00BD55C8">
      <w:pPr>
        <w:pStyle w:val="3"/>
        <w:spacing w:line="416" w:lineRule="auto"/>
        <w:rPr>
          <w:rFonts w:ascii="黑体" w:eastAsia="黑体" w:hAnsi="黑体"/>
          <w:b w:val="0"/>
          <w:color w:val="000000"/>
          <w:sz w:val="24"/>
          <w:szCs w:val="24"/>
        </w:rPr>
      </w:pPr>
      <w:bookmarkStart w:id="223" w:name="_Toc420932629"/>
      <w:bookmarkStart w:id="224" w:name="_Toc420933128"/>
      <w:r w:rsidRPr="00F249DC">
        <w:rPr>
          <w:rFonts w:ascii="黑体" w:eastAsia="黑体" w:hAnsi="黑体" w:hint="eastAsia"/>
          <w:b w:val="0"/>
          <w:color w:val="000000"/>
          <w:sz w:val="24"/>
          <w:szCs w:val="24"/>
        </w:rPr>
        <w:lastRenderedPageBreak/>
        <w:t>3.3.</w:t>
      </w:r>
      <w:r>
        <w:rPr>
          <w:rFonts w:ascii="黑体" w:eastAsia="黑体" w:hAnsi="黑体" w:hint="eastAsia"/>
          <w:b w:val="0"/>
          <w:color w:val="000000"/>
          <w:sz w:val="24"/>
          <w:szCs w:val="24"/>
        </w:rPr>
        <w:t>2用户界面视觉设计</w:t>
      </w:r>
      <w:bookmarkEnd w:id="223"/>
      <w:bookmarkEnd w:id="224"/>
    </w:p>
    <w:p w14:paraId="103EFD81" w14:textId="1278E5FF" w:rsidR="00520468" w:rsidRDefault="00520468" w:rsidP="00520468">
      <w:pPr>
        <w:rPr>
          <w:rFonts w:ascii="宋体" w:hAnsi="宋体"/>
          <w:color w:val="000000"/>
          <w:sz w:val="24"/>
        </w:rPr>
      </w:pPr>
      <w:r w:rsidRPr="00F249DC">
        <w:rPr>
          <w:rFonts w:hint="eastAsia"/>
          <w:color w:val="000000"/>
          <w:sz w:val="24"/>
        </w:rPr>
        <w:t>1</w:t>
      </w:r>
      <w:r w:rsidRPr="00F249DC">
        <w:rPr>
          <w:rFonts w:ascii="宋体" w:hAnsi="宋体" w:hint="eastAsia"/>
          <w:color w:val="000000"/>
          <w:sz w:val="24"/>
        </w:rPr>
        <w:t>、</w:t>
      </w:r>
      <w:r>
        <w:rPr>
          <w:rFonts w:ascii="宋体" w:hAnsi="宋体" w:hint="eastAsia"/>
          <w:color w:val="000000"/>
          <w:sz w:val="24"/>
        </w:rPr>
        <w:t>页面基本</w:t>
      </w:r>
      <w:r>
        <w:rPr>
          <w:rFonts w:ascii="宋体" w:hAnsi="宋体"/>
          <w:color w:val="000000"/>
          <w:sz w:val="24"/>
        </w:rPr>
        <w:t>框架结构</w:t>
      </w:r>
      <w:r w:rsidRPr="00F249DC">
        <w:rPr>
          <w:rFonts w:ascii="宋体" w:hAnsi="宋体" w:hint="eastAsia"/>
          <w:color w:val="000000"/>
          <w:sz w:val="24"/>
        </w:rPr>
        <w:t>如下：</w:t>
      </w:r>
    </w:p>
    <w:p w14:paraId="2A84FF79" w14:textId="228E5BF5" w:rsidR="00520468" w:rsidRDefault="00486021" w:rsidP="00520468">
      <w:pPr>
        <w:rPr>
          <w:rFonts w:ascii="宋体" w:hAnsi="宋体"/>
          <w:color w:val="000000"/>
          <w:sz w:val="24"/>
        </w:rPr>
      </w:pPr>
      <w:r>
        <w:rPr>
          <w:noProof/>
        </w:rPr>
        <w:drawing>
          <wp:inline distT="0" distB="0" distL="0" distR="0" wp14:anchorId="4A6A9787" wp14:editId="0EF913D4">
            <wp:extent cx="5579745" cy="2625725"/>
            <wp:effectExtent l="0" t="0" r="190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625725"/>
                    </a:xfrm>
                    <a:prstGeom prst="rect">
                      <a:avLst/>
                    </a:prstGeom>
                  </pic:spPr>
                </pic:pic>
              </a:graphicData>
            </a:graphic>
          </wp:inline>
        </w:drawing>
      </w:r>
    </w:p>
    <w:p w14:paraId="4533B492" w14:textId="490A697B" w:rsidR="00531D90" w:rsidRPr="00F249DC" w:rsidRDefault="00531D90" w:rsidP="00531D90">
      <w:pPr>
        <w:ind w:firstLine="420"/>
        <w:jc w:val="center"/>
        <w:rPr>
          <w:b/>
          <w:color w:val="000000"/>
        </w:rPr>
      </w:pPr>
      <w:r w:rsidRPr="00F249DC">
        <w:rPr>
          <w:rFonts w:hint="eastAsia"/>
          <w:b/>
          <w:color w:val="000000"/>
        </w:rPr>
        <w:t>图</w:t>
      </w:r>
      <w:r>
        <w:rPr>
          <w:rFonts w:hint="eastAsia"/>
          <w:b/>
          <w:color w:val="000000"/>
        </w:rPr>
        <w:t xml:space="preserve">3-8 </w:t>
      </w:r>
      <w:r>
        <w:rPr>
          <w:rFonts w:hint="eastAsia"/>
          <w:b/>
          <w:color w:val="000000"/>
        </w:rPr>
        <w:t>页面布局框架</w:t>
      </w:r>
      <w:r>
        <w:rPr>
          <w:b/>
          <w:color w:val="000000"/>
        </w:rPr>
        <w:t>结构</w:t>
      </w:r>
      <w:r>
        <w:rPr>
          <w:rFonts w:hint="eastAsia"/>
          <w:b/>
          <w:color w:val="000000"/>
        </w:rPr>
        <w:t>图</w:t>
      </w:r>
    </w:p>
    <w:p w14:paraId="2996C1DB" w14:textId="77777777" w:rsidR="00531D90" w:rsidRPr="00531D90" w:rsidRDefault="00531D90" w:rsidP="00520468">
      <w:pPr>
        <w:rPr>
          <w:rFonts w:ascii="宋体" w:hAnsi="宋体"/>
          <w:color w:val="000000"/>
          <w:sz w:val="24"/>
        </w:rPr>
      </w:pPr>
    </w:p>
    <w:p w14:paraId="32359E56" w14:textId="503A643E" w:rsidR="00644CD5" w:rsidRPr="00A83D67" w:rsidRDefault="00644CD5" w:rsidP="00644CD5">
      <w:pPr>
        <w:pStyle w:val="aff4"/>
        <w:numPr>
          <w:ilvl w:val="0"/>
          <w:numId w:val="14"/>
        </w:numPr>
        <w:ind w:firstLineChars="0"/>
        <w:rPr>
          <w:rFonts w:ascii="Times New Roman" w:hAnsi="Times New Roman" w:cs="Times New Roman"/>
          <w:iCs/>
          <w:color w:val="000000"/>
          <w:sz w:val="24"/>
          <w:szCs w:val="24"/>
        </w:rPr>
      </w:pPr>
      <w:r w:rsidRPr="00A83D67">
        <w:rPr>
          <w:rFonts w:ascii="Times New Roman" w:hAnsi="Times New Roman" w:cs="Times New Roman"/>
          <w:iCs/>
          <w:color w:val="000000"/>
          <w:sz w:val="24"/>
          <w:szCs w:val="24"/>
        </w:rPr>
        <w:t>C</w:t>
      </w:r>
      <w:r w:rsidRPr="00A83D67">
        <w:rPr>
          <w:rFonts w:ascii="Times New Roman" w:hAnsi="Times New Roman" w:cs="Times New Roman" w:hint="eastAsia"/>
          <w:iCs/>
          <w:color w:val="000000"/>
          <w:sz w:val="24"/>
          <w:szCs w:val="24"/>
        </w:rPr>
        <w:t>ontainer</w:t>
      </w:r>
      <w:r w:rsidRPr="00A83D67">
        <w:rPr>
          <w:rFonts w:ascii="Times New Roman" w:hAnsi="Times New Roman" w:cs="Times New Roman" w:hint="eastAsia"/>
          <w:iCs/>
          <w:color w:val="000000"/>
          <w:sz w:val="24"/>
          <w:szCs w:val="24"/>
        </w:rPr>
        <w:t>：就是将页面中的所有元素包在一起的部分</w:t>
      </w:r>
    </w:p>
    <w:p w14:paraId="6B24785C" w14:textId="16990252" w:rsidR="00644CD5" w:rsidRPr="00A83D67" w:rsidRDefault="00644CD5" w:rsidP="00A83D67">
      <w:pPr>
        <w:pStyle w:val="aff4"/>
        <w:numPr>
          <w:ilvl w:val="0"/>
          <w:numId w:val="14"/>
        </w:numPr>
        <w:ind w:firstLineChars="0"/>
        <w:rPr>
          <w:rFonts w:ascii="Times New Roman" w:hAnsi="Times New Roman" w:cs="Times New Roman"/>
          <w:iCs/>
          <w:color w:val="000000"/>
          <w:sz w:val="24"/>
          <w:szCs w:val="24"/>
        </w:rPr>
      </w:pPr>
      <w:r w:rsidRPr="00A83D67">
        <w:rPr>
          <w:rFonts w:ascii="Times New Roman" w:hAnsi="Times New Roman" w:cs="Times New Roman" w:hint="eastAsia"/>
          <w:iCs/>
          <w:color w:val="000000"/>
          <w:sz w:val="24"/>
          <w:szCs w:val="24"/>
        </w:rPr>
        <w:t>Header</w:t>
      </w:r>
      <w:r w:rsidRPr="00A83D67">
        <w:rPr>
          <w:rFonts w:ascii="Times New Roman" w:hAnsi="Times New Roman" w:cs="Times New Roman" w:hint="eastAsia"/>
          <w:iCs/>
          <w:color w:val="000000"/>
          <w:sz w:val="24"/>
          <w:szCs w:val="24"/>
        </w:rPr>
        <w:t>：</w:t>
      </w:r>
      <w:r w:rsidR="00A83D67" w:rsidRPr="00A83D67">
        <w:rPr>
          <w:rFonts w:ascii="Times New Roman" w:hAnsi="Times New Roman" w:cs="Times New Roman" w:hint="eastAsia"/>
          <w:iCs/>
          <w:color w:val="000000"/>
          <w:sz w:val="24"/>
          <w:szCs w:val="24"/>
        </w:rPr>
        <w:t>是页面的头部区域，一般来讲，它包含网站的</w:t>
      </w:r>
      <w:r w:rsidR="00A83D67" w:rsidRPr="00A83D67">
        <w:rPr>
          <w:rFonts w:ascii="Times New Roman" w:hAnsi="Times New Roman" w:cs="Times New Roman" w:hint="eastAsia"/>
          <w:iCs/>
          <w:color w:val="000000"/>
          <w:sz w:val="24"/>
          <w:szCs w:val="24"/>
        </w:rPr>
        <w:t>logo</w:t>
      </w:r>
      <w:r w:rsidR="00A83D67" w:rsidRPr="00A83D67">
        <w:rPr>
          <w:rFonts w:ascii="Times New Roman" w:hAnsi="Times New Roman" w:cs="Times New Roman" w:hint="eastAsia"/>
          <w:iCs/>
          <w:color w:val="000000"/>
          <w:sz w:val="24"/>
          <w:szCs w:val="24"/>
        </w:rPr>
        <w:t>和其他一些元素</w:t>
      </w:r>
    </w:p>
    <w:p w14:paraId="06FAD218" w14:textId="5EEC2FAD" w:rsidR="00A83D67" w:rsidRDefault="00A83D67" w:rsidP="00A83D67">
      <w:pPr>
        <w:pStyle w:val="aff4"/>
        <w:numPr>
          <w:ilvl w:val="0"/>
          <w:numId w:val="14"/>
        </w:numPr>
        <w:ind w:firstLineChars="0"/>
        <w:rPr>
          <w:rFonts w:ascii="Times New Roman" w:hAnsi="Times New Roman" w:cs="Times New Roman"/>
          <w:iCs/>
          <w:color w:val="000000"/>
          <w:sz w:val="24"/>
          <w:szCs w:val="24"/>
        </w:rPr>
      </w:pPr>
      <w:r w:rsidRPr="00A83D67">
        <w:rPr>
          <w:rFonts w:ascii="Times New Roman" w:hAnsi="Times New Roman" w:cs="Times New Roman" w:hint="eastAsia"/>
          <w:iCs/>
          <w:color w:val="000000"/>
          <w:sz w:val="24"/>
          <w:szCs w:val="24"/>
        </w:rPr>
        <w:t>Menu</w:t>
      </w:r>
      <w:r w:rsidRPr="00A83D67">
        <w:rPr>
          <w:rFonts w:ascii="Times New Roman" w:hAnsi="Times New Roman" w:cs="Times New Roman" w:hint="eastAsia"/>
          <w:iCs/>
          <w:color w:val="000000"/>
          <w:sz w:val="24"/>
          <w:szCs w:val="24"/>
        </w:rPr>
        <w:t>：此</w:t>
      </w:r>
      <w:r w:rsidRPr="00A83D67">
        <w:rPr>
          <w:rFonts w:ascii="Times New Roman" w:hAnsi="Times New Roman" w:cs="Times New Roman"/>
          <w:iCs/>
          <w:color w:val="000000"/>
          <w:sz w:val="24"/>
          <w:szCs w:val="24"/>
        </w:rPr>
        <w:t>区域</w:t>
      </w:r>
      <w:r w:rsidRPr="00A83D67">
        <w:rPr>
          <w:rFonts w:ascii="Times New Roman" w:hAnsi="Times New Roman" w:cs="Times New Roman" w:hint="eastAsia"/>
          <w:iCs/>
          <w:color w:val="000000"/>
          <w:sz w:val="24"/>
          <w:szCs w:val="24"/>
        </w:rPr>
        <w:t>包含</w:t>
      </w:r>
      <w:r w:rsidRPr="00A83D67">
        <w:rPr>
          <w:rFonts w:ascii="Times New Roman" w:hAnsi="Times New Roman" w:cs="Times New Roman"/>
          <w:iCs/>
          <w:color w:val="000000"/>
          <w:sz w:val="24"/>
          <w:szCs w:val="24"/>
        </w:rPr>
        <w:t>查询条件</w:t>
      </w:r>
      <w:r>
        <w:rPr>
          <w:rFonts w:ascii="Times New Roman" w:hAnsi="Times New Roman" w:cs="Times New Roman" w:hint="eastAsia"/>
          <w:iCs/>
          <w:color w:val="000000"/>
          <w:sz w:val="24"/>
          <w:szCs w:val="24"/>
        </w:rPr>
        <w:t>，</w:t>
      </w:r>
      <w:r>
        <w:rPr>
          <w:rFonts w:ascii="Times New Roman" w:hAnsi="Times New Roman" w:cs="Times New Roman"/>
          <w:iCs/>
          <w:color w:val="000000"/>
          <w:sz w:val="24"/>
          <w:szCs w:val="24"/>
        </w:rPr>
        <w:t>和一些</w:t>
      </w:r>
      <w:r>
        <w:rPr>
          <w:rFonts w:ascii="Times New Roman" w:hAnsi="Times New Roman" w:cs="Times New Roman" w:hint="eastAsia"/>
          <w:iCs/>
          <w:color w:val="000000"/>
          <w:sz w:val="24"/>
          <w:szCs w:val="24"/>
        </w:rPr>
        <w:t>数据</w:t>
      </w:r>
      <w:r>
        <w:rPr>
          <w:rFonts w:ascii="Times New Roman" w:hAnsi="Times New Roman" w:cs="Times New Roman"/>
          <w:iCs/>
          <w:color w:val="000000"/>
          <w:sz w:val="24"/>
          <w:szCs w:val="24"/>
        </w:rPr>
        <w:t>交互功能，并展示对象列表</w:t>
      </w:r>
    </w:p>
    <w:p w14:paraId="25EDE5C1" w14:textId="5F8B161A" w:rsidR="00A83D67" w:rsidRDefault="00A83D67" w:rsidP="00A83D67">
      <w:pPr>
        <w:pStyle w:val="aff4"/>
        <w:numPr>
          <w:ilvl w:val="0"/>
          <w:numId w:val="14"/>
        </w:numPr>
        <w:ind w:firstLineChars="0"/>
        <w:rPr>
          <w:rFonts w:ascii="Times New Roman" w:hAnsi="Times New Roman" w:cs="Times New Roman"/>
          <w:iCs/>
          <w:color w:val="000000"/>
          <w:sz w:val="24"/>
          <w:szCs w:val="24"/>
        </w:rPr>
      </w:pPr>
      <w:r>
        <w:rPr>
          <w:rFonts w:ascii="Times New Roman" w:hAnsi="Times New Roman" w:cs="Times New Roman" w:hint="eastAsia"/>
          <w:iCs/>
          <w:color w:val="000000"/>
          <w:sz w:val="24"/>
          <w:szCs w:val="24"/>
        </w:rPr>
        <w:t>Main</w:t>
      </w:r>
      <w:r>
        <w:rPr>
          <w:rFonts w:ascii="Times New Roman" w:hAnsi="Times New Roman" w:cs="Times New Roman" w:hint="eastAsia"/>
          <w:iCs/>
          <w:color w:val="000000"/>
          <w:sz w:val="24"/>
          <w:szCs w:val="24"/>
        </w:rPr>
        <w:t>：</w:t>
      </w:r>
      <w:r>
        <w:rPr>
          <w:rFonts w:ascii="Times New Roman" w:hAnsi="Times New Roman" w:cs="Times New Roman"/>
          <w:iCs/>
          <w:color w:val="000000"/>
          <w:sz w:val="24"/>
          <w:szCs w:val="24"/>
        </w:rPr>
        <w:t>此区域是整个页面的重点，</w:t>
      </w:r>
      <w:r>
        <w:rPr>
          <w:rFonts w:ascii="Times New Roman" w:hAnsi="Times New Roman" w:cs="Times New Roman" w:hint="eastAsia"/>
          <w:iCs/>
          <w:color w:val="000000"/>
          <w:sz w:val="24"/>
          <w:szCs w:val="24"/>
        </w:rPr>
        <w:t>包含</w:t>
      </w:r>
      <w:r>
        <w:rPr>
          <w:rFonts w:ascii="Times New Roman" w:hAnsi="Times New Roman" w:cs="Times New Roman"/>
          <w:iCs/>
          <w:color w:val="000000"/>
          <w:sz w:val="24"/>
          <w:szCs w:val="24"/>
        </w:rPr>
        <w:t>地图页面</w:t>
      </w:r>
      <w:r>
        <w:rPr>
          <w:rFonts w:ascii="Times New Roman" w:hAnsi="Times New Roman" w:cs="Times New Roman" w:hint="eastAsia"/>
          <w:iCs/>
          <w:color w:val="000000"/>
          <w:sz w:val="24"/>
          <w:szCs w:val="24"/>
        </w:rPr>
        <w:t>和对象</w:t>
      </w:r>
      <w:r>
        <w:rPr>
          <w:rFonts w:ascii="Times New Roman" w:hAnsi="Times New Roman" w:cs="Times New Roman"/>
          <w:iCs/>
          <w:color w:val="000000"/>
          <w:sz w:val="24"/>
          <w:szCs w:val="24"/>
        </w:rPr>
        <w:t>二级查询浮层</w:t>
      </w:r>
    </w:p>
    <w:p w14:paraId="75DBC67F" w14:textId="55D84348" w:rsidR="00A83D67" w:rsidRDefault="00A83D67" w:rsidP="00A83D67">
      <w:pPr>
        <w:pStyle w:val="aff4"/>
        <w:numPr>
          <w:ilvl w:val="0"/>
          <w:numId w:val="14"/>
        </w:numPr>
        <w:ind w:firstLineChars="0"/>
        <w:rPr>
          <w:rFonts w:ascii="Times New Roman" w:hAnsi="Times New Roman" w:cs="Times New Roman"/>
          <w:iCs/>
          <w:color w:val="000000"/>
          <w:sz w:val="24"/>
          <w:szCs w:val="24"/>
        </w:rPr>
      </w:pPr>
      <w:r>
        <w:rPr>
          <w:rFonts w:ascii="Times New Roman" w:hAnsi="Times New Roman" w:cs="Times New Roman" w:hint="eastAsia"/>
          <w:iCs/>
          <w:color w:val="000000"/>
          <w:sz w:val="24"/>
          <w:szCs w:val="24"/>
        </w:rPr>
        <w:t>Footer</w:t>
      </w:r>
      <w:r>
        <w:rPr>
          <w:rFonts w:ascii="Times New Roman" w:hAnsi="Times New Roman" w:cs="Times New Roman" w:hint="eastAsia"/>
          <w:iCs/>
          <w:color w:val="000000"/>
          <w:sz w:val="24"/>
          <w:szCs w:val="24"/>
        </w:rPr>
        <w:t>：</w:t>
      </w:r>
      <w:r w:rsidRPr="00A83D67">
        <w:rPr>
          <w:rFonts w:ascii="Times New Roman" w:hAnsi="Times New Roman" w:cs="Times New Roman" w:hint="eastAsia"/>
          <w:iCs/>
          <w:color w:val="000000"/>
          <w:sz w:val="24"/>
          <w:szCs w:val="24"/>
        </w:rPr>
        <w:t>包含一些附加信息，也可以命名为</w:t>
      </w:r>
      <w:r w:rsidRPr="00A83D67">
        <w:rPr>
          <w:rFonts w:ascii="Times New Roman" w:hAnsi="Times New Roman" w:cs="Times New Roman" w:hint="eastAsia"/>
          <w:iCs/>
          <w:color w:val="000000"/>
          <w:sz w:val="24"/>
          <w:szCs w:val="24"/>
        </w:rPr>
        <w:t>copyright </w:t>
      </w:r>
    </w:p>
    <w:p w14:paraId="799DC0F9" w14:textId="77777777" w:rsidR="00A83D67" w:rsidRPr="00A83D67" w:rsidRDefault="00A83D67" w:rsidP="00A83D67">
      <w:pPr>
        <w:rPr>
          <w:iCs/>
          <w:color w:val="000000"/>
          <w:sz w:val="24"/>
        </w:rPr>
      </w:pPr>
    </w:p>
    <w:p w14:paraId="7B20CA63" w14:textId="4C651BB1" w:rsidR="00A83D67" w:rsidRDefault="00A83D67" w:rsidP="00A83D67">
      <w:pPr>
        <w:rPr>
          <w:rFonts w:ascii="宋体" w:hAnsi="宋体"/>
          <w:color w:val="000000"/>
          <w:sz w:val="24"/>
        </w:rPr>
      </w:pPr>
      <w:r>
        <w:rPr>
          <w:rFonts w:hint="eastAsia"/>
          <w:iCs/>
          <w:color w:val="000000"/>
          <w:sz w:val="24"/>
        </w:rPr>
        <w:t>2</w:t>
      </w:r>
      <w:r w:rsidRPr="00F249DC">
        <w:rPr>
          <w:rFonts w:ascii="宋体" w:hAnsi="宋体" w:hint="eastAsia"/>
          <w:color w:val="000000"/>
          <w:sz w:val="24"/>
        </w:rPr>
        <w:t>、</w:t>
      </w:r>
      <w:r>
        <w:rPr>
          <w:rFonts w:ascii="宋体" w:hAnsi="宋体" w:hint="eastAsia"/>
          <w:color w:val="000000"/>
          <w:sz w:val="24"/>
        </w:rPr>
        <w:tab/>
      </w:r>
      <w:r w:rsidR="00B87FB1">
        <w:rPr>
          <w:rFonts w:ascii="宋体" w:hAnsi="宋体" w:hint="eastAsia"/>
          <w:color w:val="000000"/>
          <w:sz w:val="24"/>
        </w:rPr>
        <w:t>页面</w:t>
      </w:r>
      <w:r w:rsidR="00447AC7">
        <w:rPr>
          <w:rFonts w:ascii="宋体" w:hAnsi="宋体"/>
          <w:color w:val="000000"/>
          <w:sz w:val="24"/>
        </w:rPr>
        <w:t>宽度</w:t>
      </w:r>
      <w:r w:rsidR="00447AC7">
        <w:rPr>
          <w:rFonts w:ascii="宋体" w:hAnsi="宋体" w:hint="eastAsia"/>
          <w:color w:val="000000"/>
          <w:sz w:val="24"/>
        </w:rPr>
        <w:t>规范</w:t>
      </w:r>
    </w:p>
    <w:p w14:paraId="6F6A4C56" w14:textId="26283BEC" w:rsidR="00447AC7" w:rsidRDefault="00447AC7" w:rsidP="00447AC7">
      <w:pPr>
        <w:spacing w:before="100" w:after="50" w:line="440" w:lineRule="exact"/>
        <w:ind w:firstLine="420"/>
        <w:rPr>
          <w:iCs/>
          <w:color w:val="000000"/>
          <w:sz w:val="24"/>
        </w:rPr>
      </w:pPr>
      <w:r w:rsidRPr="00447AC7">
        <w:rPr>
          <w:iCs/>
          <w:color w:val="000000"/>
          <w:sz w:val="24"/>
        </w:rPr>
        <w:t>目前，常见的屏幕分辨率宽度大概有</w:t>
      </w:r>
      <w:r w:rsidRPr="00447AC7">
        <w:rPr>
          <w:iCs/>
          <w:color w:val="000000"/>
          <w:sz w:val="24"/>
        </w:rPr>
        <w:t>6</w:t>
      </w:r>
      <w:r w:rsidRPr="00447AC7">
        <w:rPr>
          <w:iCs/>
          <w:color w:val="000000"/>
          <w:sz w:val="24"/>
        </w:rPr>
        <w:t>种：</w:t>
      </w:r>
      <w:r w:rsidRPr="00447AC7">
        <w:rPr>
          <w:iCs/>
          <w:color w:val="000000"/>
          <w:sz w:val="24"/>
        </w:rPr>
        <w:t>800px</w:t>
      </w:r>
      <w:r w:rsidRPr="00447AC7">
        <w:rPr>
          <w:iCs/>
          <w:color w:val="000000"/>
          <w:sz w:val="24"/>
        </w:rPr>
        <w:t>，</w:t>
      </w:r>
      <w:r w:rsidRPr="00447AC7">
        <w:rPr>
          <w:iCs/>
          <w:color w:val="000000"/>
          <w:sz w:val="24"/>
        </w:rPr>
        <w:t>1024px</w:t>
      </w:r>
      <w:r w:rsidRPr="00447AC7">
        <w:rPr>
          <w:iCs/>
          <w:color w:val="000000"/>
          <w:sz w:val="24"/>
        </w:rPr>
        <w:t>，</w:t>
      </w:r>
      <w:r w:rsidRPr="00447AC7">
        <w:rPr>
          <w:iCs/>
          <w:color w:val="000000"/>
          <w:sz w:val="24"/>
        </w:rPr>
        <w:t>1280px</w:t>
      </w:r>
      <w:r w:rsidRPr="00447AC7">
        <w:rPr>
          <w:iCs/>
          <w:color w:val="000000"/>
          <w:sz w:val="24"/>
        </w:rPr>
        <w:t>，</w:t>
      </w:r>
      <w:r w:rsidRPr="00447AC7">
        <w:rPr>
          <w:iCs/>
          <w:color w:val="000000"/>
          <w:sz w:val="24"/>
        </w:rPr>
        <w:t>1440px</w:t>
      </w:r>
      <w:r w:rsidRPr="00447AC7">
        <w:rPr>
          <w:iCs/>
          <w:color w:val="000000"/>
          <w:sz w:val="24"/>
        </w:rPr>
        <w:t>，</w:t>
      </w:r>
      <w:r w:rsidRPr="00447AC7">
        <w:rPr>
          <w:iCs/>
          <w:color w:val="000000"/>
          <w:sz w:val="24"/>
        </w:rPr>
        <w:t>1680px</w:t>
      </w:r>
      <w:r w:rsidRPr="00447AC7">
        <w:rPr>
          <w:iCs/>
          <w:color w:val="000000"/>
          <w:sz w:val="24"/>
        </w:rPr>
        <w:t>和</w:t>
      </w:r>
      <w:r w:rsidRPr="00447AC7">
        <w:rPr>
          <w:iCs/>
          <w:color w:val="000000"/>
          <w:sz w:val="24"/>
        </w:rPr>
        <w:t>1920px</w:t>
      </w:r>
      <w:r w:rsidRPr="00447AC7">
        <w:rPr>
          <w:iCs/>
          <w:color w:val="000000"/>
          <w:sz w:val="24"/>
        </w:rPr>
        <w:t>。其中，</w:t>
      </w:r>
      <w:r w:rsidRPr="00447AC7">
        <w:rPr>
          <w:iCs/>
          <w:color w:val="000000"/>
          <w:sz w:val="24"/>
        </w:rPr>
        <w:t>1024px</w:t>
      </w:r>
      <w:r w:rsidRPr="00447AC7">
        <w:rPr>
          <w:iCs/>
          <w:color w:val="000000"/>
          <w:sz w:val="24"/>
        </w:rPr>
        <w:t>最常见，但是随着大屏幕显示器的流行，更高的分辨率正变得越来越多</w:t>
      </w:r>
      <w:r w:rsidRPr="00447AC7">
        <w:rPr>
          <w:rFonts w:hint="eastAsia"/>
          <w:iCs/>
          <w:color w:val="000000"/>
          <w:sz w:val="24"/>
        </w:rPr>
        <w:t>。</w:t>
      </w:r>
    </w:p>
    <w:p w14:paraId="0B9A5EB0" w14:textId="26067862" w:rsidR="00447AC7" w:rsidRDefault="00447AC7" w:rsidP="00447AC7">
      <w:pPr>
        <w:spacing w:before="100" w:after="50" w:line="440" w:lineRule="exact"/>
        <w:ind w:firstLine="420"/>
        <w:rPr>
          <w:iCs/>
          <w:color w:val="000000"/>
          <w:sz w:val="24"/>
        </w:rPr>
      </w:pPr>
      <w:r>
        <w:rPr>
          <w:rFonts w:hint="eastAsia"/>
          <w:iCs/>
          <w:color w:val="000000"/>
          <w:sz w:val="24"/>
        </w:rPr>
        <w:t>常见</w:t>
      </w:r>
      <w:r>
        <w:rPr>
          <w:iCs/>
          <w:color w:val="000000"/>
          <w:sz w:val="24"/>
        </w:rPr>
        <w:t>的解决方案有两种：</w:t>
      </w:r>
    </w:p>
    <w:p w14:paraId="3516366C" w14:textId="6DAB3A59" w:rsidR="00447AC7" w:rsidRPr="00447AC7" w:rsidRDefault="00447AC7" w:rsidP="00447AC7">
      <w:pPr>
        <w:pStyle w:val="aff4"/>
        <w:widowControl/>
        <w:numPr>
          <w:ilvl w:val="0"/>
          <w:numId w:val="15"/>
        </w:numPr>
        <w:shd w:val="clear" w:color="auto" w:fill="FFFFFF"/>
        <w:spacing w:before="100" w:beforeAutospacing="1" w:after="100" w:afterAutospacing="1" w:line="390" w:lineRule="atLeast"/>
        <w:ind w:firstLineChars="0"/>
        <w:jc w:val="left"/>
        <w:rPr>
          <w:rFonts w:ascii="Arial" w:hAnsi="Arial" w:cs="Arial"/>
          <w:color w:val="333333"/>
          <w:kern w:val="0"/>
        </w:rPr>
      </w:pPr>
      <w:r w:rsidRPr="00447AC7">
        <w:rPr>
          <w:rFonts w:ascii="Arial" w:hAnsi="Arial" w:cs="Arial"/>
          <w:color w:val="333333"/>
          <w:kern w:val="0"/>
        </w:rPr>
        <w:t>第一种：用</w:t>
      </w:r>
      <w:r w:rsidRPr="00447AC7">
        <w:rPr>
          <w:rFonts w:ascii="Arial" w:hAnsi="Arial" w:cs="Arial"/>
          <w:color w:val="333333"/>
          <w:kern w:val="0"/>
        </w:rPr>
        <w:t>javascript</w:t>
      </w:r>
      <w:r w:rsidRPr="00447AC7">
        <w:rPr>
          <w:rFonts w:ascii="Arial" w:hAnsi="Arial" w:cs="Arial"/>
          <w:color w:val="333333"/>
          <w:kern w:val="0"/>
        </w:rPr>
        <w:t>根据不同的客户端分辨率，选择</w:t>
      </w:r>
      <w:r w:rsidRPr="00447AC7">
        <w:rPr>
          <w:rFonts w:ascii="Arial" w:hAnsi="Arial" w:cs="Arial"/>
          <w:color w:val="333333"/>
          <w:kern w:val="0"/>
        </w:rPr>
        <w:t>css</w:t>
      </w:r>
      <w:r w:rsidRPr="00447AC7">
        <w:rPr>
          <w:rFonts w:ascii="Arial" w:hAnsi="Arial" w:cs="Arial"/>
          <w:color w:val="333333"/>
          <w:kern w:val="0"/>
        </w:rPr>
        <w:t>样式表文件</w:t>
      </w:r>
      <w:r>
        <w:rPr>
          <w:rFonts w:ascii="Arial" w:hAnsi="Arial" w:cs="Arial" w:hint="eastAsia"/>
          <w:color w:val="333333"/>
          <w:kern w:val="0"/>
        </w:rPr>
        <w:t>。</w:t>
      </w:r>
    </w:p>
    <w:p w14:paraId="30329BB0" w14:textId="77777777" w:rsidR="00447AC7" w:rsidRDefault="00447AC7" w:rsidP="00447AC7">
      <w:pPr>
        <w:pStyle w:val="aff4"/>
        <w:widowControl/>
        <w:numPr>
          <w:ilvl w:val="0"/>
          <w:numId w:val="15"/>
        </w:numPr>
        <w:shd w:val="clear" w:color="auto" w:fill="FFFFFF"/>
        <w:spacing w:before="100" w:beforeAutospacing="1" w:after="100" w:afterAutospacing="1" w:line="390" w:lineRule="atLeast"/>
        <w:ind w:firstLineChars="0"/>
        <w:jc w:val="left"/>
        <w:rPr>
          <w:rFonts w:ascii="Arial" w:hAnsi="Arial" w:cs="Arial"/>
          <w:color w:val="333333"/>
          <w:kern w:val="0"/>
        </w:rPr>
      </w:pPr>
      <w:r w:rsidRPr="00447AC7">
        <w:rPr>
          <w:rFonts w:ascii="Arial" w:hAnsi="Arial" w:cs="Arial"/>
          <w:color w:val="333333"/>
          <w:kern w:val="0"/>
        </w:rPr>
        <w:t>第二种：采用弹性布局（</w:t>
      </w:r>
      <w:r w:rsidRPr="00447AC7">
        <w:rPr>
          <w:rFonts w:ascii="Arial" w:hAnsi="Arial" w:cs="Arial"/>
          <w:color w:val="333333"/>
          <w:kern w:val="0"/>
        </w:rPr>
        <w:t>Fluid Width Layout</w:t>
      </w:r>
      <w:r w:rsidRPr="00447AC7">
        <w:rPr>
          <w:rFonts w:ascii="Arial" w:hAnsi="Arial" w:cs="Arial"/>
          <w:color w:val="333333"/>
          <w:kern w:val="0"/>
        </w:rPr>
        <w:t>），实现网页宽度的自适应。</w:t>
      </w:r>
    </w:p>
    <w:p w14:paraId="5CEA647D" w14:textId="00988D28" w:rsidR="00447AC7" w:rsidRDefault="00447AC7" w:rsidP="00B87FB1">
      <w:pPr>
        <w:widowControl/>
        <w:shd w:val="clear" w:color="auto" w:fill="FFFFFF"/>
        <w:spacing w:before="100" w:beforeAutospacing="1" w:after="100" w:afterAutospacing="1" w:line="390" w:lineRule="atLeast"/>
        <w:rPr>
          <w:iCs/>
          <w:color w:val="000000"/>
          <w:sz w:val="24"/>
        </w:rPr>
      </w:pPr>
      <w:r w:rsidRPr="00B87FB1">
        <w:rPr>
          <w:rFonts w:hint="eastAsia"/>
          <w:iCs/>
          <w:color w:val="000000"/>
          <w:sz w:val="24"/>
        </w:rPr>
        <w:lastRenderedPageBreak/>
        <w:t>指挥</w:t>
      </w:r>
      <w:r w:rsidRPr="00B87FB1">
        <w:rPr>
          <w:iCs/>
          <w:color w:val="000000"/>
          <w:sz w:val="24"/>
        </w:rPr>
        <w:t>系统采用第二种方案，在任何分辨率的电脑下都不会有空白展示</w:t>
      </w:r>
      <w:r w:rsidRPr="00B87FB1">
        <w:rPr>
          <w:rFonts w:hint="eastAsia"/>
          <w:iCs/>
          <w:color w:val="000000"/>
          <w:sz w:val="24"/>
        </w:rPr>
        <w:t>，</w:t>
      </w:r>
      <w:r w:rsidR="00B87FB1" w:rsidRPr="00B87FB1">
        <w:rPr>
          <w:rFonts w:hint="eastAsia"/>
          <w:iCs/>
          <w:color w:val="000000"/>
          <w:sz w:val="24"/>
        </w:rPr>
        <w:t>都</w:t>
      </w:r>
      <w:r w:rsidR="00B87FB1" w:rsidRPr="00B87FB1">
        <w:rPr>
          <w:iCs/>
          <w:color w:val="000000"/>
          <w:sz w:val="24"/>
        </w:rPr>
        <w:t>会平铺</w:t>
      </w:r>
      <w:r w:rsidR="00B87FB1" w:rsidRPr="00B87FB1">
        <w:rPr>
          <w:rFonts w:hint="eastAsia"/>
          <w:iCs/>
          <w:color w:val="000000"/>
          <w:sz w:val="24"/>
        </w:rPr>
        <w:t>整个</w:t>
      </w:r>
      <w:r w:rsidR="00B87FB1" w:rsidRPr="00B87FB1">
        <w:rPr>
          <w:iCs/>
          <w:color w:val="000000"/>
          <w:sz w:val="24"/>
        </w:rPr>
        <w:t>屏幕，达到最大的显示效果</w:t>
      </w:r>
      <w:r w:rsidR="00B87FB1">
        <w:rPr>
          <w:rFonts w:hint="eastAsia"/>
          <w:iCs/>
          <w:color w:val="000000"/>
          <w:sz w:val="24"/>
        </w:rPr>
        <w:t>。</w:t>
      </w:r>
    </w:p>
    <w:p w14:paraId="189D6AF9" w14:textId="59C43D10" w:rsidR="00B87FB1" w:rsidRDefault="00B87FB1" w:rsidP="00B87FB1">
      <w:pPr>
        <w:rPr>
          <w:rFonts w:ascii="宋体" w:hAnsi="宋体"/>
          <w:color w:val="000000"/>
          <w:sz w:val="24"/>
        </w:rPr>
      </w:pPr>
      <w:r>
        <w:rPr>
          <w:rFonts w:hint="eastAsia"/>
          <w:iCs/>
          <w:color w:val="000000"/>
          <w:sz w:val="24"/>
        </w:rPr>
        <w:t>3</w:t>
      </w:r>
      <w:r w:rsidRPr="00F249DC">
        <w:rPr>
          <w:rFonts w:ascii="宋体" w:hAnsi="宋体" w:hint="eastAsia"/>
          <w:color w:val="000000"/>
          <w:sz w:val="24"/>
        </w:rPr>
        <w:t>、</w:t>
      </w:r>
      <w:r>
        <w:rPr>
          <w:rFonts w:ascii="宋体" w:hAnsi="宋体" w:hint="eastAsia"/>
          <w:color w:val="000000"/>
          <w:sz w:val="24"/>
        </w:rPr>
        <w:tab/>
        <w:t>页面配色规范</w:t>
      </w:r>
    </w:p>
    <w:p w14:paraId="21D6E0B8" w14:textId="75D6FDDA" w:rsidR="00E60C70" w:rsidRDefault="00E60C70" w:rsidP="00176E1E">
      <w:pPr>
        <w:spacing w:before="100" w:after="50" w:line="440" w:lineRule="exact"/>
        <w:rPr>
          <w:iCs/>
          <w:color w:val="000000"/>
          <w:sz w:val="24"/>
        </w:rPr>
      </w:pPr>
      <w:r w:rsidRPr="00447AC7">
        <w:rPr>
          <w:iCs/>
          <w:color w:val="000000"/>
          <w:sz w:val="24"/>
        </w:rPr>
        <w:t>常见的</w:t>
      </w:r>
      <w:r w:rsidR="00176E1E">
        <w:rPr>
          <w:rFonts w:hint="eastAsia"/>
          <w:iCs/>
          <w:color w:val="000000"/>
          <w:sz w:val="24"/>
        </w:rPr>
        <w:t>网页</w:t>
      </w:r>
      <w:r w:rsidR="00176E1E">
        <w:rPr>
          <w:iCs/>
          <w:color w:val="000000"/>
          <w:sz w:val="24"/>
        </w:rPr>
        <w:t>配色方案</w:t>
      </w:r>
      <w:r w:rsidR="00176E1E">
        <w:rPr>
          <w:rFonts w:hint="eastAsia"/>
          <w:iCs/>
          <w:color w:val="000000"/>
          <w:sz w:val="24"/>
        </w:rPr>
        <w:t>如下：</w:t>
      </w:r>
    </w:p>
    <w:tbl>
      <w:tblPr>
        <w:tblW w:w="48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887"/>
        <w:gridCol w:w="4635"/>
      </w:tblGrid>
      <w:tr w:rsidR="00176E1E" w:rsidRPr="00176E1E" w14:paraId="2774AC9C" w14:textId="77777777" w:rsidTr="00176E1E">
        <w:trPr>
          <w:trHeight w:val="2175"/>
          <w:tblCellSpacing w:w="15" w:type="dxa"/>
        </w:trPr>
        <w:tc>
          <w:tcPr>
            <w:tcW w:w="2254" w:type="pct"/>
            <w:shd w:val="clear" w:color="auto" w:fill="FFFFFF"/>
            <w:vAlign w:val="center"/>
            <w:hideMark/>
          </w:tcPr>
          <w:p w14:paraId="76DFE7A1" w14:textId="727B38C3" w:rsidR="00176E1E" w:rsidRPr="00176E1E" w:rsidRDefault="00176E1E" w:rsidP="00176E1E">
            <w:pPr>
              <w:jc w:val="left"/>
              <w:rPr>
                <w:rFonts w:ascii="宋体" w:hAnsi="宋体"/>
                <w:color w:val="000000"/>
                <w:sz w:val="24"/>
              </w:rPr>
            </w:pPr>
            <w:r w:rsidRPr="00176E1E">
              <w:rPr>
                <w:rFonts w:ascii="宋体" w:hAnsi="宋体" w:hint="eastAsia"/>
                <w:color w:val="000000"/>
                <w:sz w:val="24"/>
              </w:rPr>
              <w:t>（1）相似色方案</w:t>
            </w:r>
          </w:p>
          <w:p w14:paraId="06C5F21B" w14:textId="77777777" w:rsidR="00176E1E" w:rsidRPr="00176E1E" w:rsidRDefault="00176E1E" w:rsidP="00176E1E">
            <w:pPr>
              <w:widowControl/>
              <w:spacing w:after="150" w:line="420" w:lineRule="atLeast"/>
              <w:jc w:val="left"/>
              <w:rPr>
                <w:rFonts w:ascii="Arial" w:hAnsi="Arial" w:cs="Arial"/>
                <w:color w:val="737373"/>
                <w:kern w:val="0"/>
                <w:sz w:val="24"/>
              </w:rPr>
            </w:pPr>
            <w:r w:rsidRPr="00176E1E">
              <w:rPr>
                <w:rFonts w:ascii="宋体" w:hAnsi="宋体" w:cs="Arial" w:hint="eastAsia"/>
                <w:color w:val="737373"/>
                <w:kern w:val="0"/>
                <w:sz w:val="20"/>
                <w:szCs w:val="20"/>
              </w:rPr>
              <w:t xml:space="preserve">　　</w:t>
            </w:r>
            <w:r w:rsidRPr="00176E1E">
              <w:rPr>
                <w:rFonts w:hint="eastAsia"/>
                <w:iCs/>
                <w:color w:val="000000"/>
                <w:sz w:val="24"/>
              </w:rPr>
              <w:t>在色彩圆环上选择彼此相邻的几种颜色构成的配色方案就是相似色方案。例如橙色、橙红色以及橙黄色就可以组成一个相似色方案。使用相似色配色方案可以给人非常协调的感觉，因此在网站设计中非常常用。典型的运用方法就是，用一种颜色作为页面背景，而另外一种在颜色环中与其相邻的颜色作为前景色。除了上面介绍的绿色和黄色之外，蓝色和绿色以及红色和褐色也是比较常用的相似色配色方案。</w:t>
            </w:r>
            <w:r w:rsidRPr="00176E1E">
              <w:rPr>
                <w:iCs/>
                <w:color w:val="000000"/>
                <w:sz w:val="24"/>
              </w:rPr>
              <w:t xml:space="preserve">　</w:t>
            </w:r>
          </w:p>
        </w:tc>
        <w:tc>
          <w:tcPr>
            <w:tcW w:w="2693" w:type="pct"/>
            <w:shd w:val="clear" w:color="auto" w:fill="FFFFFF"/>
            <w:vAlign w:val="center"/>
            <w:hideMark/>
          </w:tcPr>
          <w:p w14:paraId="72E5B32C" w14:textId="77777777" w:rsidR="00176E1E" w:rsidRPr="00176E1E" w:rsidRDefault="00176E1E" w:rsidP="00176E1E">
            <w:pPr>
              <w:widowControl/>
              <w:spacing w:line="420" w:lineRule="atLeast"/>
              <w:jc w:val="left"/>
              <w:rPr>
                <w:rFonts w:ascii="Arial" w:hAnsi="Arial" w:cs="Arial"/>
                <w:color w:val="737373"/>
                <w:kern w:val="0"/>
                <w:sz w:val="24"/>
              </w:rPr>
            </w:pPr>
            <w:r w:rsidRPr="00176E1E">
              <w:rPr>
                <w:rFonts w:ascii="Arial" w:hAnsi="Arial" w:cs="Arial"/>
                <w:color w:val="737373"/>
                <w:kern w:val="0"/>
                <w:sz w:val="24"/>
              </w:rPr>
              <w:t> </w:t>
            </w:r>
          </w:p>
          <w:p w14:paraId="7117961E" w14:textId="7E150073" w:rsidR="00176E1E" w:rsidRPr="00176E1E" w:rsidRDefault="00176E1E" w:rsidP="00176E1E">
            <w:pPr>
              <w:widowControl/>
              <w:spacing w:line="375" w:lineRule="atLeast"/>
              <w:jc w:val="left"/>
              <w:rPr>
                <w:rFonts w:ascii="Arial" w:hAnsi="Arial" w:cs="Arial"/>
                <w:color w:val="737373"/>
                <w:kern w:val="0"/>
                <w:sz w:val="24"/>
              </w:rPr>
            </w:pPr>
            <w:r w:rsidRPr="00176E1E">
              <w:rPr>
                <w:rFonts w:ascii="Arial" w:hAnsi="Arial" w:cs="Arial"/>
                <w:noProof/>
                <w:color w:val="737373"/>
                <w:kern w:val="0"/>
                <w:sz w:val="24"/>
              </w:rPr>
              <w:drawing>
                <wp:inline distT="0" distB="0" distL="0" distR="0" wp14:anchorId="352904C2" wp14:editId="5C8BE675">
                  <wp:extent cx="2895600" cy="1333500"/>
                  <wp:effectExtent l="0" t="0" r="0" b="0"/>
                  <wp:docPr id="21" name="图片 21" descr="网页配色方案 - 若水 - 冰化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网页配色方案 - 若水 - 冰化了"/>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1333500"/>
                          </a:xfrm>
                          <a:prstGeom prst="rect">
                            <a:avLst/>
                          </a:prstGeom>
                          <a:noFill/>
                          <a:ln>
                            <a:noFill/>
                          </a:ln>
                        </pic:spPr>
                      </pic:pic>
                    </a:graphicData>
                  </a:graphic>
                </wp:inline>
              </w:drawing>
            </w:r>
          </w:p>
          <w:p w14:paraId="30E6F5E9" w14:textId="77777777" w:rsidR="00176E1E" w:rsidRPr="00176E1E" w:rsidRDefault="00176E1E" w:rsidP="00176E1E">
            <w:pPr>
              <w:widowControl/>
              <w:spacing w:after="150" w:line="420" w:lineRule="atLeast"/>
              <w:jc w:val="left"/>
              <w:rPr>
                <w:rFonts w:ascii="Arial" w:hAnsi="Arial" w:cs="Arial"/>
                <w:color w:val="737373"/>
                <w:kern w:val="0"/>
                <w:sz w:val="24"/>
              </w:rPr>
            </w:pPr>
            <w:r w:rsidRPr="00176E1E">
              <w:rPr>
                <w:rFonts w:ascii="Arial" w:hAnsi="Arial" w:cs="Arial"/>
                <w:color w:val="737373"/>
                <w:kern w:val="0"/>
                <w:sz w:val="24"/>
              </w:rPr>
              <w:t> </w:t>
            </w:r>
          </w:p>
        </w:tc>
      </w:tr>
      <w:tr w:rsidR="00176E1E" w:rsidRPr="00176E1E" w14:paraId="772713DC" w14:textId="77777777" w:rsidTr="00176E1E">
        <w:trPr>
          <w:trHeight w:val="2175"/>
          <w:tblCellSpacing w:w="15" w:type="dxa"/>
        </w:trPr>
        <w:tc>
          <w:tcPr>
            <w:tcW w:w="2254" w:type="pct"/>
            <w:shd w:val="clear" w:color="auto" w:fill="FFFFFF"/>
            <w:vAlign w:val="center"/>
            <w:hideMark/>
          </w:tcPr>
          <w:p w14:paraId="420EA2A8" w14:textId="70A0F7A1" w:rsidR="00176E1E" w:rsidRPr="00176E1E" w:rsidRDefault="00176E1E" w:rsidP="00176E1E">
            <w:pPr>
              <w:jc w:val="left"/>
              <w:rPr>
                <w:rFonts w:ascii="宋体" w:hAnsi="宋体"/>
                <w:color w:val="000000"/>
                <w:sz w:val="24"/>
              </w:rPr>
            </w:pPr>
            <w:r>
              <w:rPr>
                <w:rFonts w:ascii="宋体" w:hAnsi="宋体" w:hint="eastAsia"/>
                <w:color w:val="000000"/>
                <w:sz w:val="24"/>
              </w:rPr>
              <w:t>（2</w:t>
            </w:r>
            <w:r>
              <w:rPr>
                <w:rFonts w:ascii="宋体" w:hAnsi="宋体"/>
                <w:color w:val="000000"/>
                <w:sz w:val="24"/>
              </w:rPr>
              <w:t>）</w:t>
            </w:r>
            <w:r w:rsidRPr="00176E1E">
              <w:rPr>
                <w:rFonts w:ascii="宋体" w:hAnsi="宋体" w:hint="eastAsia"/>
                <w:color w:val="000000"/>
                <w:sz w:val="24"/>
              </w:rPr>
              <w:t>互补色方案</w:t>
            </w:r>
          </w:p>
          <w:p w14:paraId="777CA019" w14:textId="0316DC24" w:rsidR="00176E1E" w:rsidRDefault="00176E1E" w:rsidP="00176E1E">
            <w:pPr>
              <w:ind w:firstLine="480"/>
              <w:jc w:val="left"/>
              <w:rPr>
                <w:rFonts w:ascii="宋体" w:hAnsi="宋体"/>
                <w:color w:val="000000"/>
                <w:sz w:val="24"/>
              </w:rPr>
            </w:pPr>
            <w:r w:rsidRPr="00176E1E">
              <w:rPr>
                <w:rFonts w:ascii="宋体" w:hAnsi="宋体" w:hint="eastAsia"/>
                <w:color w:val="000000"/>
                <w:sz w:val="24"/>
              </w:rPr>
              <w:t>在色彩圆环上沿直径相对应的两种颜色构成一对互补色，下图中小箭头所指的黄色和蓝色就互为互补色。互补色方案的配置虽然略显繁琐，但是在现在的网站设计中非常流行，因为互补色适合于制作活泼时尚的效果，让你的网站魅力四射。如果希望更鲜明地突出某些颜色，则选择对比色是有用的。</w:t>
            </w:r>
            <w:r w:rsidRPr="00176E1E">
              <w:rPr>
                <w:rFonts w:ascii="宋体" w:hAnsi="宋体"/>
                <w:color w:val="000000"/>
                <w:sz w:val="24"/>
              </w:rPr>
              <w:t xml:space="preserve">　</w:t>
            </w:r>
          </w:p>
          <w:p w14:paraId="4682D388" w14:textId="77777777" w:rsidR="00176E1E" w:rsidRPr="00176E1E" w:rsidRDefault="00176E1E" w:rsidP="00176E1E">
            <w:pPr>
              <w:ind w:firstLine="480"/>
              <w:jc w:val="left"/>
              <w:rPr>
                <w:rFonts w:ascii="宋体" w:hAnsi="宋体"/>
                <w:color w:val="000000"/>
                <w:sz w:val="24"/>
              </w:rPr>
            </w:pPr>
          </w:p>
        </w:tc>
        <w:tc>
          <w:tcPr>
            <w:tcW w:w="2693" w:type="pct"/>
            <w:shd w:val="clear" w:color="auto" w:fill="FFFFFF"/>
            <w:vAlign w:val="center"/>
            <w:hideMark/>
          </w:tcPr>
          <w:p w14:paraId="23F9F3B5" w14:textId="2FB90590" w:rsidR="00176E1E" w:rsidRPr="00176E1E" w:rsidRDefault="00176E1E" w:rsidP="00176E1E">
            <w:pPr>
              <w:widowControl/>
              <w:spacing w:line="375" w:lineRule="atLeast"/>
              <w:jc w:val="left"/>
              <w:rPr>
                <w:rFonts w:ascii="Arial" w:hAnsi="Arial" w:cs="Arial"/>
                <w:color w:val="737373"/>
                <w:kern w:val="0"/>
                <w:sz w:val="24"/>
              </w:rPr>
            </w:pPr>
            <w:r w:rsidRPr="00176E1E">
              <w:rPr>
                <w:rFonts w:ascii="Arial" w:hAnsi="Arial" w:cs="Arial"/>
                <w:noProof/>
                <w:color w:val="737373"/>
                <w:kern w:val="0"/>
                <w:sz w:val="24"/>
              </w:rPr>
              <w:drawing>
                <wp:inline distT="0" distB="0" distL="0" distR="0" wp14:anchorId="01A84EC9" wp14:editId="1AB5137B">
                  <wp:extent cx="2895600" cy="1333500"/>
                  <wp:effectExtent l="0" t="0" r="0" b="0"/>
                  <wp:docPr id="20" name="图片 20" descr="网页配色方案 - 若水 - 冰化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网页配色方案 - 若水 - 冰化了"/>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00" cy="1333500"/>
                          </a:xfrm>
                          <a:prstGeom prst="rect">
                            <a:avLst/>
                          </a:prstGeom>
                          <a:noFill/>
                          <a:ln>
                            <a:noFill/>
                          </a:ln>
                        </pic:spPr>
                      </pic:pic>
                    </a:graphicData>
                  </a:graphic>
                </wp:inline>
              </w:drawing>
            </w:r>
          </w:p>
          <w:p w14:paraId="47071E6D" w14:textId="77777777" w:rsidR="00176E1E" w:rsidRPr="00176E1E" w:rsidRDefault="00176E1E" w:rsidP="00176E1E">
            <w:pPr>
              <w:widowControl/>
              <w:spacing w:line="420" w:lineRule="atLeast"/>
              <w:jc w:val="left"/>
              <w:rPr>
                <w:rFonts w:ascii="Arial" w:hAnsi="Arial" w:cs="Arial"/>
                <w:color w:val="737373"/>
                <w:kern w:val="0"/>
                <w:sz w:val="24"/>
              </w:rPr>
            </w:pPr>
            <w:r w:rsidRPr="00176E1E">
              <w:rPr>
                <w:rFonts w:ascii="Arial" w:hAnsi="Arial" w:cs="Arial"/>
                <w:color w:val="737373"/>
                <w:kern w:val="0"/>
                <w:sz w:val="24"/>
              </w:rPr>
              <w:t> </w:t>
            </w:r>
          </w:p>
        </w:tc>
      </w:tr>
      <w:tr w:rsidR="00176E1E" w:rsidRPr="00176E1E" w14:paraId="612C344F" w14:textId="77777777" w:rsidTr="00176E1E">
        <w:trPr>
          <w:trHeight w:val="2175"/>
          <w:tblCellSpacing w:w="15" w:type="dxa"/>
        </w:trPr>
        <w:tc>
          <w:tcPr>
            <w:tcW w:w="2254" w:type="pct"/>
            <w:shd w:val="clear" w:color="auto" w:fill="FFFFFF"/>
            <w:vAlign w:val="center"/>
            <w:hideMark/>
          </w:tcPr>
          <w:p w14:paraId="3131DE14" w14:textId="5F5E2775" w:rsidR="00176E1E" w:rsidRPr="00176E1E" w:rsidRDefault="00176E1E" w:rsidP="00176E1E">
            <w:pPr>
              <w:jc w:val="left"/>
              <w:rPr>
                <w:rFonts w:ascii="宋体" w:hAnsi="宋体"/>
                <w:color w:val="000000"/>
                <w:sz w:val="24"/>
              </w:rPr>
            </w:pPr>
            <w:r w:rsidRPr="00176E1E">
              <w:rPr>
                <w:rFonts w:ascii="宋体" w:hAnsi="宋体" w:hint="eastAsia"/>
                <w:color w:val="000000"/>
                <w:sz w:val="24"/>
              </w:rPr>
              <w:lastRenderedPageBreak/>
              <w:t>（3）三色方案</w:t>
            </w:r>
          </w:p>
          <w:p w14:paraId="6121622E" w14:textId="77777777" w:rsidR="00176E1E" w:rsidRPr="00176E1E" w:rsidRDefault="00176E1E" w:rsidP="00176E1E">
            <w:pPr>
              <w:widowControl/>
              <w:spacing w:after="150" w:line="420" w:lineRule="atLeast"/>
              <w:jc w:val="left"/>
              <w:rPr>
                <w:rFonts w:ascii="宋体" w:hAnsi="宋体"/>
                <w:color w:val="000000"/>
                <w:sz w:val="24"/>
              </w:rPr>
            </w:pPr>
            <w:r w:rsidRPr="00176E1E">
              <w:rPr>
                <w:rFonts w:ascii="宋体" w:hAnsi="宋体" w:cs="Arial" w:hint="eastAsia"/>
                <w:color w:val="737373"/>
                <w:kern w:val="0"/>
                <w:sz w:val="20"/>
                <w:szCs w:val="20"/>
              </w:rPr>
              <w:t xml:space="preserve">　　</w:t>
            </w:r>
            <w:r w:rsidRPr="00176E1E">
              <w:rPr>
                <w:rFonts w:ascii="宋体" w:hAnsi="宋体" w:hint="eastAsia"/>
                <w:color w:val="000000"/>
                <w:sz w:val="24"/>
              </w:rPr>
              <w:t>三色方案是指在色彩圆环中选择一个等边三角形三个顶点上的颜色构成的配色方案。在</w:t>
            </w:r>
            <w:r w:rsidRPr="00176E1E">
              <w:rPr>
                <w:rFonts w:ascii="宋体" w:hAnsi="宋体"/>
                <w:color w:val="000000"/>
                <w:sz w:val="24"/>
              </w:rPr>
              <w:t>Photoshop</w:t>
            </w:r>
            <w:r w:rsidRPr="00176E1E">
              <w:rPr>
                <w:rFonts w:ascii="宋体" w:hAnsi="宋体" w:hint="eastAsia"/>
                <w:color w:val="000000"/>
                <w:sz w:val="24"/>
              </w:rPr>
              <w:t>中，要想构造一个三色方案是非常容易。首先选中一种颜色，记下他的</w:t>
            </w:r>
            <w:r w:rsidRPr="00176E1E">
              <w:rPr>
                <w:rFonts w:ascii="宋体" w:hAnsi="宋体"/>
                <w:color w:val="000000"/>
                <w:sz w:val="24"/>
              </w:rPr>
              <w:t>H</w:t>
            </w:r>
            <w:r w:rsidRPr="00176E1E">
              <w:rPr>
                <w:rFonts w:ascii="宋体" w:hAnsi="宋体" w:hint="eastAsia"/>
                <w:color w:val="000000"/>
                <w:sz w:val="24"/>
              </w:rPr>
              <w:t>（</w:t>
            </w:r>
            <w:r w:rsidRPr="00176E1E">
              <w:rPr>
                <w:rFonts w:ascii="宋体" w:hAnsi="宋体"/>
                <w:color w:val="000000"/>
                <w:sz w:val="24"/>
              </w:rPr>
              <w:t>Hue</w:t>
            </w:r>
            <w:r w:rsidRPr="00176E1E">
              <w:rPr>
                <w:rFonts w:ascii="宋体" w:hAnsi="宋体" w:hint="eastAsia"/>
                <w:color w:val="000000"/>
                <w:sz w:val="24"/>
              </w:rPr>
              <w:t>）值，然后为这个值加</w:t>
            </w:r>
            <w:r w:rsidRPr="00176E1E">
              <w:rPr>
                <w:rFonts w:ascii="宋体" w:hAnsi="宋体"/>
                <w:color w:val="000000"/>
                <w:sz w:val="24"/>
              </w:rPr>
              <w:t>120</w:t>
            </w:r>
            <w:r w:rsidRPr="00176E1E">
              <w:rPr>
                <w:rFonts w:ascii="宋体" w:hAnsi="宋体" w:hint="eastAsia"/>
                <w:color w:val="000000"/>
                <w:sz w:val="24"/>
              </w:rPr>
              <w:t>（记住，</w:t>
            </w:r>
            <w:r w:rsidRPr="00176E1E">
              <w:rPr>
                <w:rFonts w:ascii="宋体" w:hAnsi="宋体"/>
                <w:color w:val="000000"/>
                <w:sz w:val="24"/>
              </w:rPr>
              <w:t>H</w:t>
            </w:r>
            <w:r w:rsidRPr="00176E1E">
              <w:rPr>
                <w:rFonts w:ascii="宋体" w:hAnsi="宋体" w:hint="eastAsia"/>
                <w:color w:val="000000"/>
                <w:sz w:val="24"/>
              </w:rPr>
              <w:t>的单位是</w:t>
            </w:r>
            <w:r w:rsidRPr="00176E1E">
              <w:rPr>
                <w:rFonts w:ascii="宋体" w:hAnsi="宋体"/>
                <w:color w:val="000000"/>
                <w:sz w:val="24"/>
              </w:rPr>
              <w:t>“</w:t>
            </w:r>
            <w:r w:rsidRPr="00176E1E">
              <w:rPr>
                <w:rFonts w:ascii="宋体" w:hAnsi="宋体" w:hint="eastAsia"/>
                <w:color w:val="000000"/>
                <w:sz w:val="24"/>
              </w:rPr>
              <w:t>度</w:t>
            </w:r>
            <w:r w:rsidRPr="00176E1E">
              <w:rPr>
                <w:rFonts w:ascii="宋体" w:hAnsi="宋体"/>
                <w:color w:val="000000"/>
                <w:sz w:val="24"/>
              </w:rPr>
              <w:t>”</w:t>
            </w:r>
            <w:r w:rsidRPr="00176E1E">
              <w:rPr>
                <w:rFonts w:ascii="宋体" w:hAnsi="宋体" w:hint="eastAsia"/>
                <w:color w:val="000000"/>
                <w:sz w:val="24"/>
              </w:rPr>
              <w:t>，也就是沿色彩圆环旋转</w:t>
            </w:r>
            <w:r w:rsidRPr="00176E1E">
              <w:rPr>
                <w:rFonts w:ascii="宋体" w:hAnsi="宋体"/>
                <w:color w:val="000000"/>
                <w:sz w:val="24"/>
              </w:rPr>
              <w:t>120</w:t>
            </w:r>
            <w:r w:rsidRPr="00176E1E">
              <w:rPr>
                <w:rFonts w:ascii="宋体" w:hAnsi="宋体" w:hint="eastAsia"/>
                <w:color w:val="000000"/>
                <w:sz w:val="24"/>
              </w:rPr>
              <w:t>度），以此类推得到第三种颜色，构成一个三色方案。</w:t>
            </w:r>
          </w:p>
          <w:p w14:paraId="58C07266" w14:textId="77777777" w:rsidR="00176E1E" w:rsidRPr="00176E1E" w:rsidRDefault="00176E1E" w:rsidP="00176E1E">
            <w:pPr>
              <w:widowControl/>
              <w:spacing w:after="150" w:line="420" w:lineRule="atLeast"/>
              <w:ind w:firstLine="420"/>
              <w:jc w:val="left"/>
              <w:rPr>
                <w:rFonts w:ascii="Arial" w:hAnsi="Arial" w:cs="Arial"/>
                <w:color w:val="737373"/>
                <w:kern w:val="0"/>
                <w:sz w:val="24"/>
              </w:rPr>
            </w:pPr>
            <w:r w:rsidRPr="00176E1E">
              <w:rPr>
                <w:rFonts w:ascii="宋体" w:hAnsi="宋体" w:hint="eastAsia"/>
                <w:color w:val="000000"/>
                <w:sz w:val="24"/>
              </w:rPr>
              <w:t>三色方案中使用了三种彼此之间差别明显的颜色，因此页面显得相当不稳定，是一种可以带来比较另类的感觉的配色方案，将给予浏览者某种紧张感，这是因为这三种颜色均对比强烈。</w:t>
            </w:r>
            <w:r w:rsidRPr="00176E1E">
              <w:rPr>
                <w:rFonts w:ascii="宋体" w:hAnsi="宋体"/>
                <w:color w:val="000000"/>
                <w:sz w:val="24"/>
              </w:rPr>
              <w:t xml:space="preserve">　</w:t>
            </w:r>
          </w:p>
        </w:tc>
        <w:tc>
          <w:tcPr>
            <w:tcW w:w="2693" w:type="pct"/>
            <w:shd w:val="clear" w:color="auto" w:fill="FFFFFF"/>
            <w:vAlign w:val="center"/>
            <w:hideMark/>
          </w:tcPr>
          <w:p w14:paraId="69F19E46" w14:textId="755585EA" w:rsidR="00176E1E" w:rsidRPr="00176E1E" w:rsidRDefault="00176E1E" w:rsidP="00176E1E">
            <w:pPr>
              <w:widowControl/>
              <w:spacing w:line="375" w:lineRule="atLeast"/>
              <w:jc w:val="left"/>
              <w:rPr>
                <w:rFonts w:ascii="Arial" w:hAnsi="Arial" w:cs="Arial"/>
                <w:color w:val="737373"/>
                <w:kern w:val="0"/>
                <w:sz w:val="24"/>
              </w:rPr>
            </w:pPr>
            <w:r w:rsidRPr="00176E1E">
              <w:rPr>
                <w:rFonts w:ascii="Arial" w:hAnsi="Arial" w:cs="Arial"/>
                <w:noProof/>
                <w:color w:val="737373"/>
                <w:kern w:val="0"/>
                <w:sz w:val="24"/>
              </w:rPr>
              <w:drawing>
                <wp:inline distT="0" distB="0" distL="0" distR="0" wp14:anchorId="30E3335C" wp14:editId="717A211F">
                  <wp:extent cx="2895600" cy="1333500"/>
                  <wp:effectExtent l="0" t="0" r="0" b="0"/>
                  <wp:docPr id="19" name="图片 19" descr="网页配色方案 - 若水 - 冰化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网页配色方案 - 若水 - 冰化了"/>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1333500"/>
                          </a:xfrm>
                          <a:prstGeom prst="rect">
                            <a:avLst/>
                          </a:prstGeom>
                          <a:noFill/>
                          <a:ln>
                            <a:noFill/>
                          </a:ln>
                        </pic:spPr>
                      </pic:pic>
                    </a:graphicData>
                  </a:graphic>
                </wp:inline>
              </w:drawing>
            </w:r>
          </w:p>
          <w:p w14:paraId="7551E0DB" w14:textId="77777777" w:rsidR="00176E1E" w:rsidRPr="00176E1E" w:rsidRDefault="00176E1E" w:rsidP="00176E1E">
            <w:pPr>
              <w:widowControl/>
              <w:spacing w:line="420" w:lineRule="atLeast"/>
              <w:jc w:val="left"/>
              <w:rPr>
                <w:rFonts w:ascii="Arial" w:hAnsi="Arial" w:cs="Arial"/>
                <w:color w:val="737373"/>
                <w:kern w:val="0"/>
                <w:sz w:val="24"/>
              </w:rPr>
            </w:pPr>
            <w:r w:rsidRPr="00176E1E">
              <w:rPr>
                <w:rFonts w:ascii="Arial" w:hAnsi="Arial" w:cs="Arial"/>
                <w:color w:val="737373"/>
                <w:kern w:val="0"/>
                <w:sz w:val="24"/>
              </w:rPr>
              <w:t> </w:t>
            </w:r>
          </w:p>
        </w:tc>
      </w:tr>
    </w:tbl>
    <w:p w14:paraId="47D49EE0" w14:textId="6384BA8C" w:rsidR="00E60C70" w:rsidRDefault="00176E1E" w:rsidP="00B87FB1">
      <w:pPr>
        <w:rPr>
          <w:rFonts w:ascii="宋体" w:hAnsi="宋体"/>
          <w:color w:val="000000"/>
          <w:sz w:val="24"/>
        </w:rPr>
      </w:pPr>
      <w:r>
        <w:rPr>
          <w:rFonts w:ascii="宋体" w:hAnsi="宋体" w:hint="eastAsia"/>
          <w:color w:val="000000"/>
          <w:sz w:val="24"/>
        </w:rPr>
        <w:t>作战</w:t>
      </w:r>
      <w:r>
        <w:rPr>
          <w:rFonts w:ascii="宋体" w:hAnsi="宋体"/>
          <w:color w:val="000000"/>
          <w:sz w:val="24"/>
        </w:rPr>
        <w:t>指挥系统为公安系统</w:t>
      </w:r>
      <w:r>
        <w:rPr>
          <w:rFonts w:ascii="宋体" w:hAnsi="宋体" w:hint="eastAsia"/>
          <w:color w:val="000000"/>
          <w:sz w:val="24"/>
        </w:rPr>
        <w:t>，采用</w:t>
      </w:r>
      <w:r>
        <w:rPr>
          <w:rFonts w:ascii="宋体" w:hAnsi="宋体"/>
          <w:color w:val="000000"/>
          <w:sz w:val="24"/>
        </w:rPr>
        <w:t>的配色</w:t>
      </w:r>
      <w:r>
        <w:rPr>
          <w:rFonts w:ascii="宋体" w:hAnsi="宋体" w:hint="eastAsia"/>
          <w:color w:val="000000"/>
          <w:sz w:val="24"/>
        </w:rPr>
        <w:t>风格</w:t>
      </w:r>
      <w:r>
        <w:rPr>
          <w:rFonts w:ascii="宋体" w:hAnsi="宋体"/>
          <w:color w:val="000000"/>
          <w:sz w:val="24"/>
        </w:rPr>
        <w:t>为</w:t>
      </w:r>
      <w:r>
        <w:rPr>
          <w:rFonts w:ascii="宋体" w:hAnsi="宋体" w:hint="eastAsia"/>
          <w:color w:val="000000"/>
          <w:sz w:val="24"/>
        </w:rPr>
        <w:t>忠厚</w:t>
      </w:r>
      <w:r>
        <w:rPr>
          <w:rFonts w:ascii="宋体" w:hAnsi="宋体"/>
          <w:color w:val="000000"/>
          <w:sz w:val="24"/>
        </w:rPr>
        <w:t>的</w:t>
      </w:r>
      <w:r>
        <w:rPr>
          <w:rFonts w:ascii="宋体" w:hAnsi="宋体" w:hint="eastAsia"/>
          <w:color w:val="000000"/>
          <w:sz w:val="24"/>
        </w:rPr>
        <w:t>、</w:t>
      </w:r>
      <w:r>
        <w:rPr>
          <w:rFonts w:ascii="宋体" w:hAnsi="宋体"/>
          <w:color w:val="000000"/>
          <w:sz w:val="24"/>
        </w:rPr>
        <w:t>稳重</w:t>
      </w:r>
      <w:r>
        <w:rPr>
          <w:rFonts w:ascii="宋体" w:hAnsi="宋体" w:hint="eastAsia"/>
          <w:color w:val="000000"/>
          <w:sz w:val="24"/>
        </w:rPr>
        <w:t>的</w:t>
      </w:r>
      <w:r>
        <w:rPr>
          <w:rFonts w:ascii="宋体" w:hAnsi="宋体"/>
          <w:color w:val="000000"/>
          <w:sz w:val="24"/>
        </w:rPr>
        <w:t>、传统的，</w:t>
      </w:r>
      <w:r>
        <w:rPr>
          <w:rFonts w:ascii="宋体" w:hAnsi="宋体" w:hint="eastAsia"/>
          <w:color w:val="000000"/>
          <w:sz w:val="24"/>
        </w:rPr>
        <w:t>虽然</w:t>
      </w:r>
      <w:r>
        <w:rPr>
          <w:rFonts w:ascii="宋体" w:hAnsi="宋体"/>
          <w:color w:val="000000"/>
          <w:sz w:val="24"/>
        </w:rPr>
        <w:t>说是传统的，但</w:t>
      </w:r>
      <w:r>
        <w:rPr>
          <w:rFonts w:ascii="宋体" w:hAnsi="宋体" w:hint="eastAsia"/>
          <w:color w:val="000000"/>
          <w:sz w:val="24"/>
        </w:rPr>
        <w:t>由于</w:t>
      </w:r>
      <w:r>
        <w:rPr>
          <w:rFonts w:ascii="宋体" w:hAnsi="宋体"/>
          <w:color w:val="000000"/>
          <w:sz w:val="24"/>
        </w:rPr>
        <w:t>是新时代的公安系统，所以采用的</w:t>
      </w:r>
      <w:r>
        <w:rPr>
          <w:rFonts w:ascii="宋体" w:hAnsi="宋体" w:hint="eastAsia"/>
          <w:color w:val="000000"/>
          <w:sz w:val="24"/>
        </w:rPr>
        <w:t>并不是</w:t>
      </w:r>
      <w:r>
        <w:rPr>
          <w:rFonts w:ascii="宋体" w:hAnsi="宋体"/>
          <w:color w:val="000000"/>
          <w:sz w:val="24"/>
        </w:rPr>
        <w:t>太古老的</w:t>
      </w:r>
      <w:r>
        <w:rPr>
          <w:rFonts w:ascii="宋体" w:hAnsi="宋体" w:hint="eastAsia"/>
          <w:color w:val="000000"/>
          <w:sz w:val="24"/>
        </w:rPr>
        <w:t>配色</w:t>
      </w:r>
      <w:r>
        <w:rPr>
          <w:rFonts w:ascii="宋体" w:hAnsi="宋体"/>
          <w:color w:val="000000"/>
          <w:sz w:val="24"/>
        </w:rPr>
        <w:t>搭配，</w:t>
      </w:r>
      <w:r>
        <w:rPr>
          <w:rFonts w:ascii="宋体" w:hAnsi="宋体" w:hint="eastAsia"/>
          <w:color w:val="000000"/>
          <w:sz w:val="24"/>
        </w:rPr>
        <w:t>而是</w:t>
      </w:r>
      <w:r>
        <w:rPr>
          <w:rFonts w:ascii="宋体" w:hAnsi="宋体"/>
          <w:color w:val="000000"/>
          <w:sz w:val="24"/>
        </w:rPr>
        <w:t>采用</w:t>
      </w:r>
      <w:r>
        <w:rPr>
          <w:rFonts w:ascii="宋体" w:hAnsi="宋体" w:hint="eastAsia"/>
          <w:color w:val="000000"/>
          <w:sz w:val="24"/>
        </w:rPr>
        <w:t>深沉</w:t>
      </w:r>
      <w:r>
        <w:rPr>
          <w:rFonts w:ascii="宋体" w:hAnsi="宋体"/>
          <w:color w:val="000000"/>
          <w:sz w:val="24"/>
        </w:rPr>
        <w:t>的警察蓝。</w:t>
      </w:r>
    </w:p>
    <w:p w14:paraId="1B746116" w14:textId="77777777" w:rsidR="00EA0279" w:rsidRDefault="00EA0279" w:rsidP="00B87FB1">
      <w:pPr>
        <w:rPr>
          <w:rFonts w:ascii="宋体" w:hAnsi="宋体"/>
          <w:color w:val="000000"/>
          <w:sz w:val="24"/>
        </w:rPr>
      </w:pPr>
    </w:p>
    <w:p w14:paraId="45D991D5" w14:textId="2B2051D9" w:rsidR="00EA0279" w:rsidRDefault="00EA0279" w:rsidP="00EA0279">
      <w:pPr>
        <w:rPr>
          <w:rFonts w:ascii="宋体" w:hAnsi="宋体"/>
          <w:color w:val="000000"/>
          <w:sz w:val="24"/>
        </w:rPr>
      </w:pPr>
      <w:r>
        <w:rPr>
          <w:rFonts w:hint="eastAsia"/>
          <w:iCs/>
          <w:color w:val="000000"/>
          <w:sz w:val="24"/>
        </w:rPr>
        <w:t>4</w:t>
      </w:r>
      <w:r w:rsidRPr="00F249DC">
        <w:rPr>
          <w:rFonts w:ascii="宋体" w:hAnsi="宋体" w:hint="eastAsia"/>
          <w:color w:val="000000"/>
          <w:sz w:val="24"/>
        </w:rPr>
        <w:t>、</w:t>
      </w:r>
      <w:r>
        <w:rPr>
          <w:rFonts w:ascii="宋体" w:hAnsi="宋体" w:hint="eastAsia"/>
          <w:color w:val="000000"/>
          <w:sz w:val="24"/>
        </w:rPr>
        <w:tab/>
        <w:t>文字</w:t>
      </w:r>
      <w:r>
        <w:rPr>
          <w:rFonts w:ascii="宋体" w:hAnsi="宋体"/>
          <w:color w:val="000000"/>
          <w:sz w:val="24"/>
        </w:rPr>
        <w:t>的编排</w:t>
      </w:r>
      <w:r>
        <w:rPr>
          <w:rFonts w:ascii="宋体" w:hAnsi="宋体" w:hint="eastAsia"/>
          <w:color w:val="000000"/>
          <w:sz w:val="24"/>
        </w:rPr>
        <w:t>与</w:t>
      </w:r>
      <w:r>
        <w:rPr>
          <w:rFonts w:ascii="宋体" w:hAnsi="宋体"/>
          <w:color w:val="000000"/>
          <w:sz w:val="24"/>
        </w:rPr>
        <w:t>设计</w:t>
      </w:r>
    </w:p>
    <w:p w14:paraId="11F0CA1A" w14:textId="7237590E" w:rsidR="00EA0279" w:rsidRDefault="00EA0279" w:rsidP="00EA0279">
      <w:pPr>
        <w:rPr>
          <w:rFonts w:ascii="宋体" w:hAnsi="宋体"/>
          <w:color w:val="000000"/>
          <w:sz w:val="24"/>
        </w:rPr>
      </w:pPr>
      <w:r>
        <w:rPr>
          <w:rFonts w:ascii="宋体" w:hAnsi="宋体" w:hint="eastAsia"/>
          <w:color w:val="000000"/>
          <w:sz w:val="24"/>
        </w:rPr>
        <w:t>总体</w:t>
      </w:r>
      <w:r>
        <w:rPr>
          <w:rFonts w:ascii="宋体" w:hAnsi="宋体"/>
          <w:color w:val="000000"/>
          <w:sz w:val="24"/>
        </w:rPr>
        <w:t>原则</w:t>
      </w:r>
      <w:r>
        <w:rPr>
          <w:rFonts w:ascii="宋体" w:hAnsi="宋体" w:hint="eastAsia"/>
          <w:color w:val="000000"/>
          <w:sz w:val="24"/>
        </w:rPr>
        <w:t>：</w:t>
      </w:r>
      <w:r>
        <w:rPr>
          <w:rFonts w:ascii="宋体" w:hAnsi="宋体"/>
          <w:color w:val="000000"/>
          <w:sz w:val="24"/>
        </w:rPr>
        <w:t>提高文字的</w:t>
      </w:r>
      <w:r>
        <w:rPr>
          <w:rFonts w:ascii="宋体" w:hAnsi="宋体" w:hint="eastAsia"/>
          <w:color w:val="000000"/>
          <w:sz w:val="24"/>
        </w:rPr>
        <w:t>辨识性和</w:t>
      </w:r>
      <w:r>
        <w:rPr>
          <w:rFonts w:ascii="宋体" w:hAnsi="宋体"/>
          <w:color w:val="000000"/>
          <w:sz w:val="24"/>
        </w:rPr>
        <w:t>页面的</w:t>
      </w:r>
      <w:r>
        <w:rPr>
          <w:rFonts w:ascii="宋体" w:hAnsi="宋体" w:hint="eastAsia"/>
          <w:color w:val="000000"/>
          <w:sz w:val="24"/>
        </w:rPr>
        <w:t>易读性。</w:t>
      </w:r>
    </w:p>
    <w:p w14:paraId="50605A48" w14:textId="75A6086C" w:rsidR="00EA0279" w:rsidRDefault="00EA0279" w:rsidP="00EA0279">
      <w:pPr>
        <w:rPr>
          <w:rFonts w:ascii="宋体" w:hAnsi="宋体"/>
          <w:color w:val="000000"/>
          <w:sz w:val="24"/>
        </w:rPr>
      </w:pPr>
      <w:r>
        <w:rPr>
          <w:rFonts w:ascii="宋体" w:hAnsi="宋体" w:hint="eastAsia"/>
          <w:color w:val="000000"/>
          <w:sz w:val="24"/>
        </w:rPr>
        <w:t>文字</w:t>
      </w:r>
      <w:r>
        <w:rPr>
          <w:rFonts w:ascii="宋体" w:hAnsi="宋体"/>
          <w:color w:val="000000"/>
          <w:sz w:val="24"/>
        </w:rPr>
        <w:t>大小</w:t>
      </w:r>
      <w:r>
        <w:rPr>
          <w:rFonts w:ascii="宋体" w:hAnsi="宋体" w:hint="eastAsia"/>
          <w:color w:val="000000"/>
          <w:sz w:val="24"/>
        </w:rPr>
        <w:t>采用12号</w:t>
      </w:r>
      <w:r>
        <w:rPr>
          <w:rFonts w:ascii="宋体" w:hAnsi="宋体"/>
          <w:color w:val="000000"/>
          <w:sz w:val="24"/>
        </w:rPr>
        <w:t>和</w:t>
      </w:r>
      <w:r>
        <w:rPr>
          <w:rFonts w:ascii="宋体" w:hAnsi="宋体" w:hint="eastAsia"/>
          <w:color w:val="000000"/>
          <w:sz w:val="24"/>
        </w:rPr>
        <w:t>14号字体的</w:t>
      </w:r>
      <w:r>
        <w:rPr>
          <w:rFonts w:ascii="宋体" w:hAnsi="宋体"/>
          <w:color w:val="000000"/>
          <w:sz w:val="24"/>
        </w:rPr>
        <w:t>混合搭配</w:t>
      </w:r>
      <w:r>
        <w:rPr>
          <w:rFonts w:ascii="宋体" w:hAnsi="宋体" w:hint="eastAsia"/>
          <w:color w:val="000000"/>
          <w:sz w:val="24"/>
        </w:rPr>
        <w:t>，13号字体</w:t>
      </w:r>
      <w:r>
        <w:rPr>
          <w:rFonts w:ascii="宋体" w:hAnsi="宋体"/>
          <w:color w:val="000000"/>
          <w:sz w:val="24"/>
        </w:rPr>
        <w:t>由于不对称性，暂且不考虑</w:t>
      </w:r>
      <w:r>
        <w:rPr>
          <w:rFonts w:ascii="宋体" w:hAnsi="宋体" w:hint="eastAsia"/>
          <w:color w:val="000000"/>
          <w:sz w:val="24"/>
        </w:rPr>
        <w:t>。</w:t>
      </w:r>
    </w:p>
    <w:p w14:paraId="7D9E16AF" w14:textId="6B4B5024" w:rsidR="00EA0279" w:rsidRPr="00EA0279" w:rsidRDefault="00EA0279" w:rsidP="00EA0279">
      <w:pPr>
        <w:pStyle w:val="aff4"/>
        <w:numPr>
          <w:ilvl w:val="0"/>
          <w:numId w:val="16"/>
        </w:numPr>
        <w:ind w:firstLineChars="0"/>
        <w:rPr>
          <w:rFonts w:ascii="宋体" w:hAnsi="宋体"/>
          <w:color w:val="000000"/>
          <w:sz w:val="24"/>
        </w:rPr>
      </w:pPr>
      <w:r w:rsidRPr="00EA0279">
        <w:rPr>
          <w:rFonts w:ascii="宋体" w:hAnsi="宋体" w:hint="eastAsia"/>
          <w:color w:val="000000"/>
          <w:sz w:val="24"/>
        </w:rPr>
        <w:t>需突出</w:t>
      </w:r>
      <w:r w:rsidRPr="00EA0279">
        <w:rPr>
          <w:rFonts w:ascii="宋体" w:hAnsi="宋体"/>
          <w:color w:val="000000"/>
          <w:sz w:val="24"/>
        </w:rPr>
        <w:t>的</w:t>
      </w:r>
      <w:r w:rsidRPr="00EA0279">
        <w:rPr>
          <w:rFonts w:ascii="宋体" w:hAnsi="宋体" w:hint="eastAsia"/>
          <w:color w:val="000000"/>
          <w:sz w:val="24"/>
        </w:rPr>
        <w:t>内容</w:t>
      </w:r>
      <w:r w:rsidRPr="00EA0279">
        <w:rPr>
          <w:rFonts w:ascii="宋体" w:hAnsi="宋体"/>
          <w:color w:val="000000"/>
          <w:sz w:val="24"/>
        </w:rPr>
        <w:t>部分</w:t>
      </w:r>
      <w:r w:rsidRPr="00EA0279">
        <w:rPr>
          <w:rFonts w:ascii="宋体" w:hAnsi="宋体" w:hint="eastAsia"/>
          <w:color w:val="000000"/>
          <w:sz w:val="24"/>
        </w:rPr>
        <w:t>、页面标题、</w:t>
      </w:r>
      <w:r w:rsidRPr="00EA0279">
        <w:rPr>
          <w:rFonts w:ascii="宋体" w:hAnsi="宋体"/>
          <w:color w:val="000000"/>
          <w:sz w:val="24"/>
        </w:rPr>
        <w:t>栏目标题</w:t>
      </w:r>
      <w:r w:rsidRPr="00EA0279">
        <w:rPr>
          <w:rFonts w:ascii="宋体" w:hAnsi="宋体" w:hint="eastAsia"/>
          <w:color w:val="000000"/>
          <w:sz w:val="24"/>
        </w:rPr>
        <w:t>多</w:t>
      </w:r>
      <w:r w:rsidRPr="00EA0279">
        <w:rPr>
          <w:rFonts w:ascii="宋体" w:hAnsi="宋体"/>
          <w:color w:val="000000"/>
          <w:sz w:val="24"/>
        </w:rPr>
        <w:t>使用</w:t>
      </w:r>
      <w:r w:rsidRPr="00EA0279">
        <w:rPr>
          <w:rFonts w:ascii="宋体" w:hAnsi="宋体" w:hint="eastAsia"/>
          <w:color w:val="000000"/>
          <w:sz w:val="24"/>
        </w:rPr>
        <w:t>14号</w:t>
      </w:r>
      <w:r w:rsidRPr="00EA0279">
        <w:rPr>
          <w:rFonts w:ascii="宋体" w:hAnsi="宋体"/>
          <w:color w:val="000000"/>
          <w:sz w:val="24"/>
        </w:rPr>
        <w:t>字体</w:t>
      </w:r>
    </w:p>
    <w:p w14:paraId="434E58E2" w14:textId="215C0275" w:rsidR="00EA0279" w:rsidRPr="00EA0279" w:rsidRDefault="00EA0279" w:rsidP="00EA0279">
      <w:pPr>
        <w:pStyle w:val="aff4"/>
        <w:numPr>
          <w:ilvl w:val="0"/>
          <w:numId w:val="16"/>
        </w:numPr>
        <w:ind w:firstLineChars="0"/>
        <w:rPr>
          <w:rFonts w:ascii="宋体" w:hAnsi="宋体"/>
          <w:color w:val="000000"/>
          <w:sz w:val="24"/>
        </w:rPr>
      </w:pPr>
      <w:r w:rsidRPr="00EA0279">
        <w:rPr>
          <w:rFonts w:ascii="宋体" w:hAnsi="宋体" w:hint="eastAsia"/>
          <w:color w:val="000000"/>
          <w:sz w:val="24"/>
        </w:rPr>
        <w:t>介绍性</w:t>
      </w:r>
      <w:r w:rsidRPr="00EA0279">
        <w:rPr>
          <w:rFonts w:ascii="宋体" w:hAnsi="宋体"/>
          <w:color w:val="000000"/>
          <w:sz w:val="24"/>
        </w:rPr>
        <w:t>文字</w:t>
      </w:r>
      <w:r w:rsidRPr="00EA0279">
        <w:rPr>
          <w:rFonts w:ascii="宋体" w:hAnsi="宋体" w:hint="eastAsia"/>
          <w:color w:val="000000"/>
          <w:sz w:val="24"/>
        </w:rPr>
        <w:t>等</w:t>
      </w:r>
      <w:r w:rsidRPr="00EA0279">
        <w:rPr>
          <w:rFonts w:ascii="宋体" w:hAnsi="宋体"/>
          <w:color w:val="000000"/>
          <w:sz w:val="24"/>
        </w:rPr>
        <w:t>多使用</w:t>
      </w:r>
      <w:r w:rsidRPr="00EA0279">
        <w:rPr>
          <w:rFonts w:ascii="宋体" w:hAnsi="宋体" w:hint="eastAsia"/>
          <w:color w:val="000000"/>
          <w:sz w:val="24"/>
        </w:rPr>
        <w:t>12号</w:t>
      </w:r>
      <w:r w:rsidRPr="00EA0279">
        <w:rPr>
          <w:rFonts w:ascii="宋体" w:hAnsi="宋体"/>
          <w:color w:val="000000"/>
          <w:sz w:val="24"/>
        </w:rPr>
        <w:t>字体</w:t>
      </w:r>
    </w:p>
    <w:p w14:paraId="61D71154" w14:textId="033F3B28" w:rsidR="00EA0279" w:rsidRDefault="00EA0279" w:rsidP="00EA0279">
      <w:pPr>
        <w:pStyle w:val="aff4"/>
        <w:numPr>
          <w:ilvl w:val="0"/>
          <w:numId w:val="16"/>
        </w:numPr>
        <w:ind w:firstLineChars="0"/>
        <w:rPr>
          <w:rFonts w:ascii="宋体" w:hAnsi="宋体"/>
          <w:color w:val="000000"/>
          <w:sz w:val="24"/>
        </w:rPr>
      </w:pPr>
      <w:r w:rsidRPr="00EA0279">
        <w:rPr>
          <w:rFonts w:ascii="宋体" w:hAnsi="宋体" w:hint="eastAsia"/>
          <w:color w:val="000000"/>
          <w:sz w:val="24"/>
        </w:rPr>
        <w:t>避免</w:t>
      </w:r>
      <w:r w:rsidRPr="00EA0279">
        <w:rPr>
          <w:rFonts w:ascii="宋体" w:hAnsi="宋体"/>
          <w:color w:val="000000"/>
          <w:sz w:val="24"/>
        </w:rPr>
        <w:t>大规模使用加粗字体</w:t>
      </w:r>
      <w:r>
        <w:rPr>
          <w:rFonts w:ascii="宋体" w:hAnsi="宋体" w:hint="eastAsia"/>
          <w:color w:val="000000"/>
          <w:sz w:val="24"/>
        </w:rPr>
        <w:t>（12号</w:t>
      </w:r>
      <w:r>
        <w:rPr>
          <w:rFonts w:ascii="宋体" w:hAnsi="宋体"/>
          <w:color w:val="000000"/>
          <w:sz w:val="24"/>
        </w:rPr>
        <w:t>字体</w:t>
      </w:r>
      <w:r>
        <w:rPr>
          <w:rFonts w:ascii="宋体" w:hAnsi="宋体" w:hint="eastAsia"/>
          <w:color w:val="000000"/>
          <w:sz w:val="24"/>
        </w:rPr>
        <w:t>加粗会</w:t>
      </w:r>
      <w:r>
        <w:rPr>
          <w:rFonts w:ascii="宋体" w:hAnsi="宋体"/>
          <w:color w:val="000000"/>
          <w:sz w:val="24"/>
        </w:rPr>
        <w:t>导致复杂的文字</w:t>
      </w:r>
      <w:r>
        <w:rPr>
          <w:rFonts w:ascii="宋体" w:hAnsi="宋体" w:hint="eastAsia"/>
          <w:color w:val="000000"/>
          <w:sz w:val="24"/>
        </w:rPr>
        <w:t>难以</w:t>
      </w:r>
      <w:r>
        <w:rPr>
          <w:rFonts w:ascii="宋体" w:hAnsi="宋体"/>
          <w:color w:val="000000"/>
          <w:sz w:val="24"/>
        </w:rPr>
        <w:t>辨认）</w:t>
      </w:r>
    </w:p>
    <w:p w14:paraId="7E61BE90" w14:textId="68C07AC9" w:rsidR="00EA0279" w:rsidRDefault="00EA0279" w:rsidP="00EA0279">
      <w:pPr>
        <w:pStyle w:val="aff4"/>
        <w:numPr>
          <w:ilvl w:val="0"/>
          <w:numId w:val="16"/>
        </w:numPr>
        <w:ind w:firstLineChars="0"/>
        <w:rPr>
          <w:rFonts w:ascii="宋体" w:hAnsi="宋体"/>
          <w:color w:val="000000"/>
          <w:sz w:val="24"/>
        </w:rPr>
      </w:pPr>
      <w:r>
        <w:rPr>
          <w:rFonts w:ascii="宋体" w:hAnsi="宋体" w:hint="eastAsia"/>
          <w:color w:val="000000"/>
          <w:sz w:val="24"/>
        </w:rPr>
        <w:t>采用字体</w:t>
      </w:r>
      <w:r>
        <w:rPr>
          <w:rFonts w:ascii="宋体" w:hAnsi="宋体"/>
          <w:color w:val="000000"/>
          <w:sz w:val="24"/>
        </w:rPr>
        <w:t>大小</w:t>
      </w:r>
      <w:r>
        <w:rPr>
          <w:rFonts w:ascii="宋体" w:hAnsi="宋体" w:hint="eastAsia"/>
          <w:color w:val="000000"/>
          <w:sz w:val="24"/>
        </w:rPr>
        <w:t>1.5倍</w:t>
      </w:r>
      <w:r>
        <w:rPr>
          <w:rFonts w:ascii="宋体" w:hAnsi="宋体"/>
          <w:color w:val="000000"/>
          <w:sz w:val="24"/>
        </w:rPr>
        <w:t>行距</w:t>
      </w:r>
      <w:r w:rsidR="0037330F">
        <w:rPr>
          <w:rFonts w:ascii="宋体" w:hAnsi="宋体" w:hint="eastAsia"/>
          <w:color w:val="000000"/>
          <w:sz w:val="24"/>
        </w:rPr>
        <w:t>（视觉最佳行距</w:t>
      </w:r>
      <w:r w:rsidR="0037330F">
        <w:rPr>
          <w:rFonts w:ascii="宋体" w:hAnsi="宋体"/>
          <w:color w:val="000000"/>
          <w:sz w:val="24"/>
        </w:rPr>
        <w:t>是字体大小的</w:t>
      </w:r>
      <w:r w:rsidR="0037330F">
        <w:rPr>
          <w:rFonts w:ascii="宋体" w:hAnsi="宋体" w:hint="eastAsia"/>
          <w:color w:val="000000"/>
          <w:sz w:val="24"/>
        </w:rPr>
        <w:t>1.3</w:t>
      </w:r>
      <w:r w:rsidR="0037330F">
        <w:rPr>
          <w:rFonts w:ascii="宋体" w:hAnsi="宋体"/>
          <w:color w:val="000000"/>
          <w:sz w:val="24"/>
        </w:rPr>
        <w:t>-1.6</w:t>
      </w:r>
      <w:r w:rsidR="0037330F">
        <w:rPr>
          <w:rFonts w:ascii="宋体" w:hAnsi="宋体" w:hint="eastAsia"/>
          <w:color w:val="000000"/>
          <w:sz w:val="24"/>
        </w:rPr>
        <w:t>倍</w:t>
      </w:r>
      <w:r w:rsidR="0037330F">
        <w:rPr>
          <w:rFonts w:ascii="宋体" w:hAnsi="宋体"/>
          <w:color w:val="000000"/>
          <w:sz w:val="24"/>
        </w:rPr>
        <w:t>）</w:t>
      </w:r>
    </w:p>
    <w:p w14:paraId="2BCD243B" w14:textId="77777777" w:rsidR="00EA0279" w:rsidRPr="00EA0279" w:rsidRDefault="00EA0279" w:rsidP="00EA0279">
      <w:pPr>
        <w:rPr>
          <w:rFonts w:ascii="宋体" w:hAnsi="宋体"/>
          <w:color w:val="000000"/>
          <w:sz w:val="24"/>
        </w:rPr>
      </w:pPr>
    </w:p>
    <w:p w14:paraId="02CE93D9" w14:textId="5D1D571B" w:rsidR="00A83D67" w:rsidRPr="00A83D67" w:rsidRDefault="00A83D67" w:rsidP="00A83D67">
      <w:pPr>
        <w:rPr>
          <w:iCs/>
          <w:color w:val="000000"/>
          <w:sz w:val="24"/>
        </w:rPr>
      </w:pPr>
    </w:p>
    <w:p w14:paraId="358B50BA" w14:textId="461FF441" w:rsidR="00BD55C8" w:rsidRPr="00F249DC" w:rsidRDefault="00BD55C8" w:rsidP="00BD55C8">
      <w:pPr>
        <w:pStyle w:val="3"/>
        <w:spacing w:line="416" w:lineRule="auto"/>
        <w:rPr>
          <w:rFonts w:ascii="黑体" w:eastAsia="黑体" w:hAnsi="黑体"/>
          <w:b w:val="0"/>
          <w:color w:val="000000"/>
          <w:sz w:val="24"/>
          <w:szCs w:val="24"/>
        </w:rPr>
      </w:pPr>
      <w:bookmarkStart w:id="225" w:name="_Toc420932630"/>
      <w:bookmarkStart w:id="226" w:name="_Toc420933129"/>
      <w:r w:rsidRPr="00F249DC">
        <w:rPr>
          <w:rFonts w:ascii="黑体" w:eastAsia="黑体" w:hAnsi="黑体" w:hint="eastAsia"/>
          <w:b w:val="0"/>
          <w:color w:val="000000"/>
          <w:sz w:val="24"/>
          <w:szCs w:val="24"/>
        </w:rPr>
        <w:lastRenderedPageBreak/>
        <w:t>3.3.</w:t>
      </w:r>
      <w:r>
        <w:rPr>
          <w:rFonts w:ascii="黑体" w:eastAsia="黑体" w:hAnsi="黑体" w:hint="eastAsia"/>
          <w:b w:val="0"/>
          <w:color w:val="000000"/>
          <w:sz w:val="24"/>
          <w:szCs w:val="24"/>
        </w:rPr>
        <w:t>3用户界面交互设计</w:t>
      </w:r>
      <w:bookmarkEnd w:id="225"/>
      <w:bookmarkEnd w:id="226"/>
    </w:p>
    <w:p w14:paraId="566681B8" w14:textId="7555FCCE" w:rsidR="00BD55C8" w:rsidRDefault="0037330F" w:rsidP="006E0F42">
      <w:pPr>
        <w:pStyle w:val="aff4"/>
        <w:ind w:firstLineChars="0" w:firstLine="0"/>
        <w:jc w:val="left"/>
        <w:rPr>
          <w:color w:val="000000"/>
        </w:rPr>
      </w:pPr>
      <w:r>
        <w:rPr>
          <w:rFonts w:hint="eastAsia"/>
          <w:color w:val="000000"/>
        </w:rPr>
        <w:t>整个</w:t>
      </w:r>
      <w:r>
        <w:rPr>
          <w:color w:val="000000"/>
        </w:rPr>
        <w:t>指挥系统都是围绕</w:t>
      </w:r>
      <w:r>
        <w:rPr>
          <w:rFonts w:hint="eastAsia"/>
          <w:color w:val="000000"/>
        </w:rPr>
        <w:t>地图</w:t>
      </w:r>
      <w:r>
        <w:rPr>
          <w:color w:val="000000"/>
        </w:rPr>
        <w:t>来进行的，所以主要的</w:t>
      </w:r>
      <w:r>
        <w:rPr>
          <w:rFonts w:hint="eastAsia"/>
          <w:color w:val="000000"/>
        </w:rPr>
        <w:t>人机</w:t>
      </w:r>
      <w:r>
        <w:rPr>
          <w:color w:val="000000"/>
        </w:rPr>
        <w:t>交互</w:t>
      </w:r>
      <w:r>
        <w:rPr>
          <w:rFonts w:hint="eastAsia"/>
          <w:color w:val="000000"/>
        </w:rPr>
        <w:t>都和</w:t>
      </w:r>
      <w:r>
        <w:rPr>
          <w:color w:val="000000"/>
        </w:rPr>
        <w:t>地图界面</w:t>
      </w:r>
      <w:r>
        <w:rPr>
          <w:rFonts w:hint="eastAsia"/>
          <w:color w:val="000000"/>
        </w:rPr>
        <w:t>相关</w:t>
      </w:r>
      <w:r>
        <w:rPr>
          <w:color w:val="000000"/>
        </w:rPr>
        <w:t>。</w:t>
      </w:r>
      <w:r w:rsidR="00A55C87">
        <w:rPr>
          <w:color w:val="000000"/>
        </w:rPr>
        <w:tab/>
      </w:r>
    </w:p>
    <w:p w14:paraId="419245E0" w14:textId="52E11DAF" w:rsidR="00EA5130" w:rsidRPr="00EA5130" w:rsidRDefault="00A55C87" w:rsidP="00EA5130">
      <w:pPr>
        <w:pStyle w:val="aff4"/>
        <w:numPr>
          <w:ilvl w:val="0"/>
          <w:numId w:val="17"/>
        </w:numPr>
        <w:ind w:firstLineChars="0"/>
        <w:jc w:val="left"/>
        <w:rPr>
          <w:rFonts w:ascii="宋体" w:hAnsi="宋体"/>
          <w:color w:val="000000"/>
          <w:sz w:val="24"/>
        </w:rPr>
      </w:pPr>
      <w:r w:rsidRPr="00A55C87">
        <w:rPr>
          <w:rFonts w:ascii="宋体" w:hAnsi="宋体" w:hint="eastAsia"/>
          <w:color w:val="000000"/>
          <w:sz w:val="24"/>
        </w:rPr>
        <w:t>导航部分</w:t>
      </w:r>
    </w:p>
    <w:p w14:paraId="557686FD" w14:textId="5A203749" w:rsidR="00531D90" w:rsidRDefault="002E7EE0" w:rsidP="001807CC">
      <w:pPr>
        <w:jc w:val="left"/>
        <w:rPr>
          <w:rFonts w:ascii="宋体" w:hAnsi="宋体"/>
          <w:color w:val="000000"/>
          <w:sz w:val="24"/>
        </w:rPr>
      </w:pPr>
      <w:r>
        <w:rPr>
          <w:rFonts w:ascii="宋体" w:hAnsi="宋体"/>
          <w:noProof/>
          <w:color w:val="000000"/>
          <w:sz w:val="24"/>
        </w:rPr>
        <w:drawing>
          <wp:inline distT="0" distB="0" distL="0" distR="0" wp14:anchorId="466E1D78" wp14:editId="20F5C480">
            <wp:extent cx="5579745" cy="323215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6-04 上午1.15.57.bmp"/>
                    <pic:cNvPicPr/>
                  </pic:nvPicPr>
                  <pic:blipFill>
                    <a:blip r:embed="rId23">
                      <a:extLst>
                        <a:ext uri="{28A0092B-C50C-407E-A947-70E740481C1C}">
                          <a14:useLocalDpi xmlns:a14="http://schemas.microsoft.com/office/drawing/2010/main" val="0"/>
                        </a:ext>
                      </a:extLst>
                    </a:blip>
                    <a:stretch>
                      <a:fillRect/>
                    </a:stretch>
                  </pic:blipFill>
                  <pic:spPr>
                    <a:xfrm>
                      <a:off x="0" y="0"/>
                      <a:ext cx="5579745" cy="3232150"/>
                    </a:xfrm>
                    <a:prstGeom prst="rect">
                      <a:avLst/>
                    </a:prstGeom>
                  </pic:spPr>
                </pic:pic>
              </a:graphicData>
            </a:graphic>
          </wp:inline>
        </w:drawing>
      </w:r>
    </w:p>
    <w:p w14:paraId="0992BE1D" w14:textId="14271A9E" w:rsidR="001807CC" w:rsidRDefault="00D53C3D" w:rsidP="001807CC">
      <w:pPr>
        <w:jc w:val="left"/>
        <w:rPr>
          <w:rFonts w:ascii="宋体" w:hAnsi="宋体"/>
          <w:color w:val="000000"/>
          <w:sz w:val="24"/>
        </w:rPr>
      </w:pPr>
      <w:commentRangeStart w:id="227"/>
      <w:ins w:id="228" w:author="anny" w:date="2015-06-06T15:36:00Z">
        <w:r>
          <w:rPr>
            <w:rFonts w:ascii="宋体" w:hAnsi="宋体" w:hint="eastAsia"/>
            <w:color w:val="000000"/>
            <w:sz w:val="24"/>
          </w:rPr>
          <w:t>图片</w:t>
        </w:r>
      </w:ins>
      <w:ins w:id="229" w:author="anny" w:date="2015-06-06T15:39:00Z">
        <w:r w:rsidR="00372253">
          <w:rPr>
            <w:rFonts w:ascii="宋体" w:hAnsi="宋体" w:hint="eastAsia"/>
            <w:color w:val="000000"/>
            <w:sz w:val="24"/>
          </w:rPr>
          <w:t>名称</w:t>
        </w:r>
        <w:commentRangeEnd w:id="227"/>
        <w:r w:rsidR="00372253">
          <w:rPr>
            <w:rStyle w:val="a5"/>
            <w:rFonts w:asciiTheme="minorHAnsi" w:eastAsiaTheme="minorEastAsia" w:hAnsiTheme="minorHAnsi" w:cstheme="minorBidi"/>
          </w:rPr>
          <w:commentReference w:id="227"/>
        </w:r>
      </w:ins>
    </w:p>
    <w:p w14:paraId="5D9415AE" w14:textId="77777777" w:rsidR="001807CC" w:rsidRDefault="001807CC" w:rsidP="001807CC">
      <w:pPr>
        <w:jc w:val="left"/>
        <w:rPr>
          <w:rFonts w:ascii="宋体" w:hAnsi="宋体"/>
          <w:color w:val="000000"/>
          <w:sz w:val="24"/>
        </w:rPr>
      </w:pPr>
    </w:p>
    <w:p w14:paraId="1510A86D" w14:textId="77777777" w:rsidR="001807CC" w:rsidRDefault="001807CC" w:rsidP="001807CC">
      <w:pPr>
        <w:jc w:val="left"/>
        <w:rPr>
          <w:rFonts w:ascii="宋体" w:hAnsi="宋体"/>
          <w:color w:val="000000"/>
          <w:sz w:val="24"/>
        </w:rPr>
      </w:pPr>
    </w:p>
    <w:p w14:paraId="3B1A2CDF" w14:textId="77777777" w:rsidR="001807CC" w:rsidRDefault="001807CC" w:rsidP="001807CC">
      <w:pPr>
        <w:jc w:val="left"/>
        <w:rPr>
          <w:rFonts w:ascii="宋体" w:hAnsi="宋体"/>
          <w:color w:val="000000"/>
          <w:sz w:val="24"/>
        </w:rPr>
      </w:pPr>
    </w:p>
    <w:p w14:paraId="76384797" w14:textId="77777777" w:rsidR="001807CC" w:rsidRDefault="001807CC" w:rsidP="001807CC">
      <w:pPr>
        <w:jc w:val="left"/>
        <w:rPr>
          <w:rFonts w:ascii="宋体" w:hAnsi="宋体"/>
          <w:color w:val="000000"/>
          <w:sz w:val="24"/>
        </w:rPr>
      </w:pPr>
    </w:p>
    <w:p w14:paraId="681F713A" w14:textId="77777777" w:rsidR="001807CC" w:rsidRDefault="001807CC" w:rsidP="001807CC">
      <w:pPr>
        <w:jc w:val="left"/>
        <w:rPr>
          <w:rFonts w:ascii="宋体" w:hAnsi="宋体"/>
          <w:color w:val="000000"/>
          <w:sz w:val="24"/>
        </w:rPr>
      </w:pPr>
    </w:p>
    <w:p w14:paraId="1947A433" w14:textId="77777777" w:rsidR="001807CC" w:rsidRDefault="001807CC" w:rsidP="001807CC">
      <w:pPr>
        <w:jc w:val="left"/>
        <w:rPr>
          <w:rFonts w:ascii="宋体" w:hAnsi="宋体"/>
          <w:color w:val="000000"/>
          <w:sz w:val="24"/>
        </w:rPr>
      </w:pPr>
    </w:p>
    <w:p w14:paraId="6C73021B" w14:textId="77777777" w:rsidR="001807CC" w:rsidRDefault="001807CC" w:rsidP="001807CC">
      <w:pPr>
        <w:jc w:val="left"/>
        <w:rPr>
          <w:rFonts w:ascii="宋体" w:hAnsi="宋体"/>
          <w:color w:val="000000"/>
          <w:sz w:val="24"/>
        </w:rPr>
      </w:pPr>
    </w:p>
    <w:p w14:paraId="1324ADE3" w14:textId="77777777" w:rsidR="001807CC" w:rsidRDefault="001807CC" w:rsidP="001807CC">
      <w:pPr>
        <w:jc w:val="left"/>
        <w:rPr>
          <w:rFonts w:ascii="宋体" w:hAnsi="宋体"/>
          <w:color w:val="000000"/>
          <w:sz w:val="24"/>
        </w:rPr>
      </w:pPr>
    </w:p>
    <w:p w14:paraId="012F9C7C" w14:textId="77777777" w:rsidR="001807CC" w:rsidRDefault="001807CC" w:rsidP="001807CC">
      <w:pPr>
        <w:jc w:val="left"/>
        <w:rPr>
          <w:rFonts w:ascii="宋体" w:hAnsi="宋体"/>
          <w:color w:val="000000"/>
          <w:sz w:val="24"/>
        </w:rPr>
      </w:pPr>
    </w:p>
    <w:p w14:paraId="1A92EB4F" w14:textId="77777777" w:rsidR="001807CC" w:rsidRPr="001807CC" w:rsidRDefault="001807CC" w:rsidP="001807CC">
      <w:pPr>
        <w:jc w:val="left"/>
        <w:rPr>
          <w:rFonts w:ascii="宋体" w:hAnsi="宋体"/>
          <w:color w:val="000000"/>
          <w:sz w:val="24"/>
        </w:rPr>
      </w:pPr>
    </w:p>
    <w:p w14:paraId="78FBEB93" w14:textId="75507FDE" w:rsidR="00A55C87" w:rsidRDefault="00A55C87" w:rsidP="00A55C87">
      <w:pPr>
        <w:pStyle w:val="aff4"/>
        <w:numPr>
          <w:ilvl w:val="0"/>
          <w:numId w:val="17"/>
        </w:numPr>
        <w:ind w:firstLineChars="0"/>
        <w:jc w:val="left"/>
        <w:rPr>
          <w:rFonts w:ascii="宋体" w:hAnsi="宋体"/>
          <w:color w:val="000000"/>
          <w:sz w:val="24"/>
        </w:rPr>
      </w:pPr>
      <w:r>
        <w:rPr>
          <w:rFonts w:ascii="宋体" w:hAnsi="宋体" w:hint="eastAsia"/>
          <w:color w:val="000000"/>
          <w:sz w:val="24"/>
        </w:rPr>
        <w:t>左</w:t>
      </w:r>
      <w:r>
        <w:rPr>
          <w:rFonts w:ascii="宋体" w:hAnsi="宋体"/>
          <w:color w:val="000000"/>
          <w:sz w:val="24"/>
        </w:rPr>
        <w:t>栏</w:t>
      </w:r>
      <w:r w:rsidR="008A071C">
        <w:rPr>
          <w:rFonts w:ascii="宋体" w:hAnsi="宋体" w:hint="eastAsia"/>
          <w:color w:val="000000"/>
          <w:sz w:val="24"/>
        </w:rPr>
        <w:t>查询/添加</w:t>
      </w:r>
      <w:r>
        <w:rPr>
          <w:rFonts w:ascii="宋体" w:hAnsi="宋体"/>
          <w:color w:val="000000"/>
          <w:sz w:val="24"/>
        </w:rPr>
        <w:t>菜单部分</w:t>
      </w:r>
    </w:p>
    <w:p w14:paraId="0C4CDC32" w14:textId="61E5B003" w:rsidR="001807CC" w:rsidRDefault="001807CC" w:rsidP="001807CC">
      <w:pPr>
        <w:pStyle w:val="aff4"/>
        <w:numPr>
          <w:ilvl w:val="0"/>
          <w:numId w:val="18"/>
        </w:numPr>
        <w:ind w:firstLineChars="0"/>
        <w:jc w:val="left"/>
        <w:rPr>
          <w:rFonts w:ascii="宋体" w:hAnsi="宋体"/>
          <w:color w:val="000000"/>
          <w:sz w:val="24"/>
        </w:rPr>
      </w:pPr>
      <w:r>
        <w:rPr>
          <w:rFonts w:ascii="宋体" w:hAnsi="宋体" w:hint="eastAsia"/>
          <w:color w:val="000000"/>
          <w:sz w:val="24"/>
        </w:rPr>
        <w:t>地图</w:t>
      </w:r>
      <w:r>
        <w:rPr>
          <w:rFonts w:ascii="宋体" w:hAnsi="宋体"/>
          <w:color w:val="000000"/>
          <w:sz w:val="24"/>
        </w:rPr>
        <w:t>展示页面</w:t>
      </w:r>
    </w:p>
    <w:p w14:paraId="209822F9" w14:textId="094548AC" w:rsidR="001807CC" w:rsidRDefault="001807CC" w:rsidP="001807CC">
      <w:pPr>
        <w:pStyle w:val="aff4"/>
        <w:ind w:left="1140" w:firstLineChars="0" w:firstLine="0"/>
        <w:jc w:val="left"/>
        <w:rPr>
          <w:rFonts w:ascii="宋体" w:hAnsi="宋体"/>
          <w:color w:val="000000"/>
          <w:sz w:val="24"/>
        </w:rPr>
      </w:pPr>
      <w:r>
        <w:rPr>
          <w:rFonts w:ascii="宋体" w:hAnsi="宋体" w:hint="eastAsia"/>
          <w:color w:val="000000"/>
          <w:sz w:val="24"/>
        </w:rPr>
        <w:t>左栏</w:t>
      </w:r>
      <w:r w:rsidR="008A34D4">
        <w:rPr>
          <w:rFonts w:ascii="宋体" w:hAnsi="宋体" w:hint="eastAsia"/>
          <w:color w:val="000000"/>
          <w:sz w:val="24"/>
        </w:rPr>
        <w:t>查询</w:t>
      </w:r>
      <w:r>
        <w:rPr>
          <w:rFonts w:ascii="宋体" w:hAnsi="宋体"/>
          <w:color w:val="000000"/>
          <w:sz w:val="24"/>
        </w:rPr>
        <w:t>菜单默认</w:t>
      </w:r>
      <w:r>
        <w:rPr>
          <w:rFonts w:ascii="宋体" w:hAnsi="宋体" w:hint="eastAsia"/>
          <w:color w:val="000000"/>
          <w:sz w:val="24"/>
        </w:rPr>
        <w:t>样式</w:t>
      </w:r>
      <w:r>
        <w:rPr>
          <w:rFonts w:ascii="宋体" w:hAnsi="宋体"/>
          <w:color w:val="000000"/>
          <w:sz w:val="24"/>
        </w:rPr>
        <w:t>如</w:t>
      </w:r>
      <w:r>
        <w:rPr>
          <w:rFonts w:ascii="宋体" w:hAnsi="宋体" w:hint="eastAsia"/>
          <w:color w:val="000000"/>
          <w:sz w:val="24"/>
        </w:rPr>
        <w:t>图3</w:t>
      </w:r>
      <w:r>
        <w:rPr>
          <w:rFonts w:ascii="宋体" w:hAnsi="宋体"/>
          <w:color w:val="000000"/>
          <w:sz w:val="24"/>
        </w:rPr>
        <w:t>-11</w:t>
      </w:r>
      <w:r>
        <w:rPr>
          <w:rFonts w:ascii="宋体" w:hAnsi="宋体" w:hint="eastAsia"/>
          <w:color w:val="000000"/>
          <w:sz w:val="24"/>
        </w:rPr>
        <w:t>所示</w:t>
      </w:r>
      <w:r>
        <w:rPr>
          <w:rFonts w:ascii="宋体" w:hAnsi="宋体"/>
          <w:color w:val="000000"/>
          <w:sz w:val="24"/>
        </w:rPr>
        <w:t>：</w:t>
      </w:r>
    </w:p>
    <w:p w14:paraId="58D68A45" w14:textId="327D01BB" w:rsidR="001807CC" w:rsidRDefault="008A34D4" w:rsidP="0087274D">
      <w:pPr>
        <w:pStyle w:val="aff4"/>
        <w:ind w:left="1140" w:firstLineChars="0" w:firstLine="0"/>
        <w:jc w:val="center"/>
        <w:rPr>
          <w:rFonts w:ascii="宋体" w:hAnsi="宋体"/>
          <w:color w:val="000000"/>
          <w:sz w:val="24"/>
        </w:rPr>
      </w:pPr>
      <w:r>
        <w:rPr>
          <w:noProof/>
        </w:rPr>
        <w:lastRenderedPageBreak/>
        <w:drawing>
          <wp:inline distT="0" distB="0" distL="0" distR="0" wp14:anchorId="32C1BA36" wp14:editId="4D1179DD">
            <wp:extent cx="5553075" cy="5495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075" cy="5495925"/>
                    </a:xfrm>
                    <a:prstGeom prst="rect">
                      <a:avLst/>
                    </a:prstGeom>
                  </pic:spPr>
                </pic:pic>
              </a:graphicData>
            </a:graphic>
          </wp:inline>
        </w:drawing>
      </w:r>
    </w:p>
    <w:p w14:paraId="34E2C719" w14:textId="795A1D4D" w:rsidR="001807CC" w:rsidRDefault="001807CC" w:rsidP="001807CC">
      <w:pPr>
        <w:ind w:firstLine="420"/>
        <w:jc w:val="center"/>
        <w:rPr>
          <w:b/>
          <w:color w:val="000000"/>
        </w:rPr>
      </w:pPr>
      <w:r w:rsidRPr="00F249DC">
        <w:rPr>
          <w:rFonts w:hint="eastAsia"/>
          <w:b/>
          <w:color w:val="000000"/>
        </w:rPr>
        <w:t>图</w:t>
      </w:r>
      <w:r>
        <w:rPr>
          <w:rFonts w:hint="eastAsia"/>
          <w:b/>
          <w:color w:val="000000"/>
        </w:rPr>
        <w:t xml:space="preserve">3-11 </w:t>
      </w:r>
      <w:r>
        <w:rPr>
          <w:rFonts w:hint="eastAsia"/>
          <w:b/>
          <w:color w:val="000000"/>
        </w:rPr>
        <w:t>地图</w:t>
      </w:r>
      <w:r>
        <w:rPr>
          <w:b/>
          <w:color w:val="000000"/>
        </w:rPr>
        <w:t>展示页面</w:t>
      </w:r>
      <w:r>
        <w:rPr>
          <w:rFonts w:hint="eastAsia"/>
          <w:b/>
          <w:color w:val="000000"/>
        </w:rPr>
        <w:t>左栏菜单</w:t>
      </w:r>
      <w:r>
        <w:rPr>
          <w:b/>
          <w:color w:val="000000"/>
        </w:rPr>
        <w:t>默认样式</w:t>
      </w:r>
    </w:p>
    <w:p w14:paraId="270106B7" w14:textId="77777777" w:rsidR="0087274D" w:rsidRDefault="0087274D" w:rsidP="009522B5">
      <w:pPr>
        <w:pStyle w:val="aff4"/>
        <w:ind w:left="1140" w:firstLineChars="0" w:firstLine="0"/>
        <w:jc w:val="left"/>
        <w:rPr>
          <w:rFonts w:ascii="宋体" w:hAnsi="宋体"/>
          <w:color w:val="000000"/>
          <w:sz w:val="24"/>
        </w:rPr>
      </w:pPr>
    </w:p>
    <w:p w14:paraId="6D6B71C5" w14:textId="77777777" w:rsidR="0087274D" w:rsidRDefault="0087274D" w:rsidP="009522B5">
      <w:pPr>
        <w:pStyle w:val="aff4"/>
        <w:ind w:left="1140" w:firstLineChars="0" w:firstLine="0"/>
        <w:jc w:val="left"/>
        <w:rPr>
          <w:rFonts w:ascii="宋体" w:hAnsi="宋体"/>
          <w:color w:val="000000"/>
          <w:sz w:val="24"/>
        </w:rPr>
      </w:pPr>
    </w:p>
    <w:p w14:paraId="4DF883DC" w14:textId="77777777" w:rsidR="0087274D" w:rsidRDefault="0087274D" w:rsidP="009522B5">
      <w:pPr>
        <w:pStyle w:val="aff4"/>
        <w:ind w:left="1140" w:firstLineChars="0" w:firstLine="0"/>
        <w:jc w:val="left"/>
        <w:rPr>
          <w:rFonts w:ascii="宋体" w:hAnsi="宋体"/>
          <w:color w:val="000000"/>
          <w:sz w:val="24"/>
        </w:rPr>
      </w:pPr>
    </w:p>
    <w:p w14:paraId="51E75AF9" w14:textId="77777777" w:rsidR="0087274D" w:rsidRDefault="0087274D" w:rsidP="009522B5">
      <w:pPr>
        <w:pStyle w:val="aff4"/>
        <w:ind w:left="1140" w:firstLineChars="0" w:firstLine="0"/>
        <w:jc w:val="left"/>
        <w:rPr>
          <w:rFonts w:ascii="宋体" w:hAnsi="宋体"/>
          <w:color w:val="000000"/>
          <w:sz w:val="24"/>
        </w:rPr>
      </w:pPr>
    </w:p>
    <w:p w14:paraId="3399EA4F" w14:textId="77777777" w:rsidR="0087274D" w:rsidRDefault="0087274D" w:rsidP="009522B5">
      <w:pPr>
        <w:pStyle w:val="aff4"/>
        <w:ind w:left="1140" w:firstLineChars="0" w:firstLine="0"/>
        <w:jc w:val="left"/>
        <w:rPr>
          <w:rFonts w:ascii="宋体" w:hAnsi="宋体"/>
          <w:color w:val="000000"/>
          <w:sz w:val="24"/>
        </w:rPr>
      </w:pPr>
    </w:p>
    <w:p w14:paraId="32BEA919" w14:textId="77777777" w:rsidR="0087274D" w:rsidRDefault="0087274D" w:rsidP="009522B5">
      <w:pPr>
        <w:pStyle w:val="aff4"/>
        <w:ind w:left="1140" w:firstLineChars="0" w:firstLine="0"/>
        <w:jc w:val="left"/>
        <w:rPr>
          <w:rFonts w:ascii="宋体" w:hAnsi="宋体"/>
          <w:color w:val="000000"/>
          <w:sz w:val="24"/>
        </w:rPr>
      </w:pPr>
    </w:p>
    <w:p w14:paraId="36FE0443" w14:textId="77777777" w:rsidR="0087274D" w:rsidRPr="008A34D4" w:rsidRDefault="0087274D" w:rsidP="008A34D4">
      <w:pPr>
        <w:jc w:val="left"/>
        <w:rPr>
          <w:rFonts w:ascii="宋体" w:hAnsi="宋体"/>
          <w:color w:val="000000"/>
          <w:sz w:val="24"/>
        </w:rPr>
      </w:pPr>
    </w:p>
    <w:p w14:paraId="32FAA1B2" w14:textId="090A5B12" w:rsidR="009522B5" w:rsidRDefault="009522B5" w:rsidP="009522B5">
      <w:pPr>
        <w:pStyle w:val="aff4"/>
        <w:ind w:left="1140" w:firstLineChars="0" w:firstLine="0"/>
        <w:jc w:val="left"/>
        <w:rPr>
          <w:rFonts w:ascii="宋体" w:hAnsi="宋体"/>
          <w:color w:val="000000"/>
          <w:sz w:val="24"/>
        </w:rPr>
      </w:pPr>
      <w:r>
        <w:rPr>
          <w:rFonts w:ascii="宋体" w:hAnsi="宋体" w:hint="eastAsia"/>
          <w:color w:val="000000"/>
          <w:sz w:val="24"/>
        </w:rPr>
        <w:t>点击</w:t>
      </w:r>
      <w:r>
        <w:rPr>
          <w:rFonts w:ascii="宋体" w:hAnsi="宋体"/>
          <w:color w:val="000000"/>
          <w:sz w:val="24"/>
        </w:rPr>
        <w:t>显示查询条件后</w:t>
      </w:r>
      <w:r>
        <w:rPr>
          <w:rFonts w:ascii="宋体" w:hAnsi="宋体" w:hint="eastAsia"/>
          <w:color w:val="000000"/>
          <w:sz w:val="24"/>
        </w:rPr>
        <w:t>，</w:t>
      </w:r>
      <w:r>
        <w:rPr>
          <w:rFonts w:ascii="宋体" w:hAnsi="宋体"/>
          <w:color w:val="000000"/>
          <w:sz w:val="24"/>
        </w:rPr>
        <w:t>查询条件会从上向下滑出，</w:t>
      </w:r>
      <w:r w:rsidR="0087274D">
        <w:rPr>
          <w:rFonts w:ascii="宋体" w:hAnsi="宋体" w:hint="eastAsia"/>
          <w:color w:val="000000"/>
          <w:sz w:val="24"/>
        </w:rPr>
        <w:t>“显示</w:t>
      </w:r>
      <w:r w:rsidR="0087274D">
        <w:rPr>
          <w:rFonts w:ascii="宋体" w:hAnsi="宋体"/>
          <w:color w:val="000000"/>
          <w:sz w:val="24"/>
        </w:rPr>
        <w:t>查询条件</w:t>
      </w:r>
      <w:r w:rsidR="0087274D">
        <w:rPr>
          <w:rFonts w:ascii="宋体" w:hAnsi="宋体" w:hint="eastAsia"/>
          <w:color w:val="000000"/>
          <w:sz w:val="24"/>
        </w:rPr>
        <w:t>”也会</w:t>
      </w:r>
      <w:r w:rsidR="0087274D">
        <w:rPr>
          <w:rFonts w:ascii="宋体" w:hAnsi="宋体"/>
          <w:color w:val="000000"/>
          <w:sz w:val="24"/>
        </w:rPr>
        <w:t>变为“</w:t>
      </w:r>
      <w:r w:rsidR="0087274D">
        <w:rPr>
          <w:rFonts w:ascii="宋体" w:hAnsi="宋体" w:hint="eastAsia"/>
          <w:color w:val="000000"/>
          <w:sz w:val="24"/>
        </w:rPr>
        <w:t>隐藏</w:t>
      </w:r>
      <w:r w:rsidR="0087274D">
        <w:rPr>
          <w:rFonts w:ascii="宋体" w:hAnsi="宋体"/>
          <w:color w:val="000000"/>
          <w:sz w:val="24"/>
        </w:rPr>
        <w:t>显示条件”</w:t>
      </w:r>
      <w:r w:rsidR="0087274D">
        <w:rPr>
          <w:rFonts w:ascii="宋体" w:hAnsi="宋体" w:hint="eastAsia"/>
          <w:color w:val="000000"/>
          <w:sz w:val="24"/>
        </w:rPr>
        <w:t>，</w:t>
      </w:r>
      <w:r w:rsidR="0087274D">
        <w:rPr>
          <w:rFonts w:ascii="宋体" w:hAnsi="宋体"/>
          <w:color w:val="000000"/>
          <w:sz w:val="24"/>
        </w:rPr>
        <w:t>这样可以节约空间展示对象列表</w:t>
      </w:r>
      <w:r w:rsidR="0087274D">
        <w:rPr>
          <w:rFonts w:ascii="宋体" w:hAnsi="宋体" w:hint="eastAsia"/>
          <w:color w:val="000000"/>
          <w:sz w:val="24"/>
        </w:rPr>
        <w:t>数据，</w:t>
      </w:r>
      <w:r>
        <w:rPr>
          <w:rFonts w:ascii="宋体" w:hAnsi="宋体"/>
          <w:color w:val="000000"/>
          <w:sz w:val="24"/>
        </w:rPr>
        <w:t>如图</w:t>
      </w:r>
      <w:r w:rsidR="0087274D">
        <w:rPr>
          <w:rFonts w:ascii="宋体" w:hAnsi="宋体" w:hint="eastAsia"/>
          <w:color w:val="000000"/>
          <w:sz w:val="24"/>
        </w:rPr>
        <w:t>3</w:t>
      </w:r>
      <w:r w:rsidR="0087274D">
        <w:rPr>
          <w:rFonts w:ascii="宋体" w:hAnsi="宋体"/>
          <w:color w:val="000000"/>
          <w:sz w:val="24"/>
        </w:rPr>
        <w:t>-12</w:t>
      </w:r>
      <w:r w:rsidR="0087274D">
        <w:rPr>
          <w:rFonts w:ascii="宋体" w:hAnsi="宋体" w:hint="eastAsia"/>
          <w:color w:val="000000"/>
          <w:sz w:val="24"/>
        </w:rPr>
        <w:lastRenderedPageBreak/>
        <w:t>所示</w:t>
      </w:r>
      <w:r w:rsidR="0087274D">
        <w:rPr>
          <w:rFonts w:ascii="宋体" w:hAnsi="宋体"/>
          <w:color w:val="000000"/>
          <w:sz w:val="24"/>
        </w:rPr>
        <w:t>：</w:t>
      </w:r>
    </w:p>
    <w:p w14:paraId="5DE83AFB" w14:textId="126FF65C" w:rsidR="0087274D" w:rsidRPr="0087274D" w:rsidRDefault="0087274D" w:rsidP="0087274D">
      <w:pPr>
        <w:pStyle w:val="aff4"/>
        <w:ind w:left="1140" w:firstLineChars="0" w:firstLine="0"/>
        <w:jc w:val="center"/>
        <w:rPr>
          <w:rFonts w:ascii="宋体" w:hAnsi="宋体"/>
          <w:color w:val="000000"/>
          <w:sz w:val="24"/>
        </w:rPr>
      </w:pPr>
      <w:r>
        <w:rPr>
          <w:noProof/>
        </w:rPr>
        <w:drawing>
          <wp:inline distT="0" distB="0" distL="0" distR="0" wp14:anchorId="70EF19CF" wp14:editId="766BF774">
            <wp:extent cx="3381375" cy="39145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8522" cy="3922866"/>
                    </a:xfrm>
                    <a:prstGeom prst="rect">
                      <a:avLst/>
                    </a:prstGeom>
                  </pic:spPr>
                </pic:pic>
              </a:graphicData>
            </a:graphic>
          </wp:inline>
        </w:drawing>
      </w:r>
    </w:p>
    <w:p w14:paraId="567CCE28" w14:textId="4E799290" w:rsidR="0087274D" w:rsidRDefault="0087274D" w:rsidP="0087274D">
      <w:pPr>
        <w:ind w:firstLine="420"/>
        <w:jc w:val="center"/>
        <w:rPr>
          <w:b/>
          <w:color w:val="000000"/>
        </w:rPr>
      </w:pPr>
      <w:r w:rsidRPr="00F249DC">
        <w:rPr>
          <w:rFonts w:hint="eastAsia"/>
          <w:b/>
          <w:color w:val="000000"/>
        </w:rPr>
        <w:t>图</w:t>
      </w:r>
      <w:r>
        <w:rPr>
          <w:rFonts w:hint="eastAsia"/>
          <w:b/>
          <w:color w:val="000000"/>
        </w:rPr>
        <w:t xml:space="preserve">3-12 </w:t>
      </w:r>
      <w:r>
        <w:rPr>
          <w:rFonts w:hint="eastAsia"/>
          <w:b/>
          <w:color w:val="000000"/>
        </w:rPr>
        <w:t>地图</w:t>
      </w:r>
      <w:r>
        <w:rPr>
          <w:b/>
          <w:color w:val="000000"/>
        </w:rPr>
        <w:t>展示页面</w:t>
      </w:r>
      <w:r>
        <w:rPr>
          <w:rFonts w:hint="eastAsia"/>
          <w:b/>
          <w:color w:val="000000"/>
        </w:rPr>
        <w:t>左栏菜单查询</w:t>
      </w:r>
      <w:r>
        <w:rPr>
          <w:b/>
          <w:color w:val="000000"/>
        </w:rPr>
        <w:t>二级菜单详情</w:t>
      </w:r>
    </w:p>
    <w:p w14:paraId="6BAFE444" w14:textId="77777777" w:rsidR="008A34D4" w:rsidRDefault="008A34D4" w:rsidP="0087274D">
      <w:pPr>
        <w:ind w:firstLine="420"/>
        <w:jc w:val="center"/>
        <w:rPr>
          <w:b/>
          <w:color w:val="000000"/>
        </w:rPr>
      </w:pPr>
    </w:p>
    <w:p w14:paraId="55D4F1B9" w14:textId="77777777" w:rsidR="008A34D4" w:rsidRDefault="008A34D4" w:rsidP="0087274D">
      <w:pPr>
        <w:ind w:firstLine="420"/>
        <w:jc w:val="center"/>
        <w:rPr>
          <w:b/>
          <w:color w:val="000000"/>
        </w:rPr>
      </w:pPr>
    </w:p>
    <w:p w14:paraId="654A2B22" w14:textId="77777777" w:rsidR="008A34D4" w:rsidRDefault="008A34D4" w:rsidP="0087274D">
      <w:pPr>
        <w:ind w:firstLine="420"/>
        <w:jc w:val="center"/>
        <w:rPr>
          <w:b/>
          <w:color w:val="000000"/>
        </w:rPr>
      </w:pPr>
    </w:p>
    <w:p w14:paraId="6965AAE4" w14:textId="77777777" w:rsidR="008A34D4" w:rsidRDefault="008A34D4" w:rsidP="0087274D">
      <w:pPr>
        <w:ind w:firstLine="420"/>
        <w:jc w:val="center"/>
        <w:rPr>
          <w:b/>
          <w:color w:val="000000"/>
        </w:rPr>
      </w:pPr>
    </w:p>
    <w:p w14:paraId="7C59CA1C" w14:textId="77777777" w:rsidR="008A34D4" w:rsidRDefault="008A34D4" w:rsidP="0087274D">
      <w:pPr>
        <w:ind w:firstLine="420"/>
        <w:jc w:val="center"/>
        <w:rPr>
          <w:b/>
          <w:color w:val="000000"/>
        </w:rPr>
      </w:pPr>
    </w:p>
    <w:p w14:paraId="1BAB99D9" w14:textId="77777777" w:rsidR="008A34D4" w:rsidRDefault="008A34D4" w:rsidP="0087274D">
      <w:pPr>
        <w:ind w:firstLine="420"/>
        <w:jc w:val="center"/>
        <w:rPr>
          <w:b/>
          <w:color w:val="000000"/>
        </w:rPr>
      </w:pPr>
    </w:p>
    <w:p w14:paraId="2139CF1C" w14:textId="77777777" w:rsidR="008A34D4" w:rsidRDefault="008A34D4" w:rsidP="0087274D">
      <w:pPr>
        <w:ind w:firstLine="420"/>
        <w:jc w:val="center"/>
        <w:rPr>
          <w:b/>
          <w:color w:val="000000"/>
        </w:rPr>
      </w:pPr>
    </w:p>
    <w:p w14:paraId="41CB1E44" w14:textId="77777777" w:rsidR="008A34D4" w:rsidRDefault="008A34D4" w:rsidP="0087274D">
      <w:pPr>
        <w:ind w:firstLine="420"/>
        <w:jc w:val="center"/>
        <w:rPr>
          <w:b/>
          <w:color w:val="000000"/>
        </w:rPr>
      </w:pPr>
    </w:p>
    <w:p w14:paraId="28550047" w14:textId="77777777" w:rsidR="008A34D4" w:rsidRDefault="008A34D4" w:rsidP="0087274D">
      <w:pPr>
        <w:ind w:firstLine="420"/>
        <w:jc w:val="center"/>
        <w:rPr>
          <w:b/>
          <w:color w:val="000000"/>
        </w:rPr>
      </w:pPr>
    </w:p>
    <w:p w14:paraId="5FF87B02" w14:textId="77777777" w:rsidR="008A34D4" w:rsidRDefault="008A34D4" w:rsidP="0087274D">
      <w:pPr>
        <w:ind w:firstLine="420"/>
        <w:jc w:val="center"/>
        <w:rPr>
          <w:b/>
          <w:color w:val="000000"/>
        </w:rPr>
      </w:pPr>
    </w:p>
    <w:p w14:paraId="6009579F" w14:textId="5372E4E9" w:rsidR="0087274D" w:rsidRDefault="0087274D" w:rsidP="0087274D">
      <w:pPr>
        <w:pStyle w:val="aff4"/>
        <w:ind w:left="1140" w:firstLineChars="0" w:firstLine="0"/>
        <w:jc w:val="left"/>
        <w:rPr>
          <w:rFonts w:ascii="宋体" w:hAnsi="宋体"/>
          <w:color w:val="000000"/>
          <w:sz w:val="24"/>
        </w:rPr>
      </w:pPr>
      <w:r>
        <w:rPr>
          <w:rFonts w:ascii="宋体" w:hAnsi="宋体" w:hint="eastAsia"/>
          <w:color w:val="000000"/>
          <w:sz w:val="24"/>
        </w:rPr>
        <w:t>IMEI、IMSI、电话</w:t>
      </w:r>
      <w:r>
        <w:rPr>
          <w:rFonts w:ascii="宋体" w:hAnsi="宋体"/>
          <w:color w:val="000000"/>
          <w:sz w:val="24"/>
        </w:rPr>
        <w:t>等</w:t>
      </w:r>
      <w:r>
        <w:rPr>
          <w:rFonts w:ascii="宋体" w:hAnsi="宋体" w:hint="eastAsia"/>
          <w:color w:val="000000"/>
          <w:sz w:val="24"/>
        </w:rPr>
        <w:t>查询</w:t>
      </w:r>
      <w:r>
        <w:rPr>
          <w:rFonts w:ascii="宋体" w:hAnsi="宋体"/>
          <w:color w:val="000000"/>
          <w:sz w:val="24"/>
        </w:rPr>
        <w:t>条件为常规输入框，</w:t>
      </w:r>
      <w:r>
        <w:rPr>
          <w:rFonts w:ascii="宋体" w:hAnsi="宋体" w:hint="eastAsia"/>
          <w:color w:val="000000"/>
          <w:sz w:val="24"/>
        </w:rPr>
        <w:t>点击</w:t>
      </w:r>
      <w:r>
        <w:rPr>
          <w:rFonts w:ascii="宋体" w:hAnsi="宋体"/>
          <w:color w:val="000000"/>
          <w:sz w:val="24"/>
        </w:rPr>
        <w:t>时间段会展示一个时间段的日历进行选择</w:t>
      </w:r>
      <w:r w:rsidR="008A071C">
        <w:rPr>
          <w:rFonts w:ascii="宋体" w:hAnsi="宋体" w:hint="eastAsia"/>
          <w:color w:val="000000"/>
          <w:sz w:val="24"/>
        </w:rPr>
        <w:t>输入</w:t>
      </w:r>
      <w:r>
        <w:rPr>
          <w:rFonts w:ascii="宋体" w:hAnsi="宋体"/>
          <w:color w:val="000000"/>
          <w:sz w:val="24"/>
        </w:rPr>
        <w:t>，如图</w:t>
      </w:r>
      <w:r>
        <w:rPr>
          <w:rFonts w:ascii="宋体" w:hAnsi="宋体" w:hint="eastAsia"/>
          <w:color w:val="000000"/>
          <w:sz w:val="24"/>
        </w:rPr>
        <w:t>3</w:t>
      </w:r>
      <w:r>
        <w:rPr>
          <w:rFonts w:ascii="宋体" w:hAnsi="宋体"/>
          <w:color w:val="000000"/>
          <w:sz w:val="24"/>
        </w:rPr>
        <w:t>-13</w:t>
      </w:r>
      <w:r>
        <w:rPr>
          <w:rFonts w:ascii="宋体" w:hAnsi="宋体" w:hint="eastAsia"/>
          <w:color w:val="000000"/>
          <w:sz w:val="24"/>
        </w:rPr>
        <w:t>所示</w:t>
      </w:r>
      <w:r>
        <w:rPr>
          <w:rFonts w:ascii="宋体" w:hAnsi="宋体"/>
          <w:color w:val="000000"/>
          <w:sz w:val="24"/>
        </w:rPr>
        <w:t>：</w:t>
      </w:r>
    </w:p>
    <w:p w14:paraId="3EF1C834" w14:textId="7F1FE7FE" w:rsidR="0087274D" w:rsidRDefault="0087274D" w:rsidP="0087274D">
      <w:pPr>
        <w:pStyle w:val="aff4"/>
        <w:ind w:left="1140" w:firstLineChars="0" w:firstLine="0"/>
        <w:jc w:val="center"/>
        <w:rPr>
          <w:rFonts w:ascii="宋体" w:hAnsi="宋体"/>
          <w:color w:val="000000"/>
          <w:sz w:val="24"/>
        </w:rPr>
      </w:pPr>
      <w:r>
        <w:rPr>
          <w:noProof/>
        </w:rPr>
        <w:lastRenderedPageBreak/>
        <w:drawing>
          <wp:inline distT="0" distB="0" distL="0" distR="0" wp14:anchorId="0613ED65" wp14:editId="0055D6DC">
            <wp:extent cx="3000375" cy="2070930"/>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9132" cy="2090779"/>
                    </a:xfrm>
                    <a:prstGeom prst="rect">
                      <a:avLst/>
                    </a:prstGeom>
                  </pic:spPr>
                </pic:pic>
              </a:graphicData>
            </a:graphic>
          </wp:inline>
        </w:drawing>
      </w:r>
    </w:p>
    <w:p w14:paraId="1159FA43" w14:textId="128FC424" w:rsidR="001807CC" w:rsidRPr="008A071C" w:rsidRDefault="0087274D" w:rsidP="008A071C">
      <w:pPr>
        <w:ind w:firstLine="420"/>
        <w:jc w:val="center"/>
        <w:rPr>
          <w:b/>
          <w:color w:val="000000"/>
        </w:rPr>
      </w:pPr>
      <w:r w:rsidRPr="00F249DC">
        <w:rPr>
          <w:rFonts w:hint="eastAsia"/>
          <w:b/>
          <w:color w:val="000000"/>
        </w:rPr>
        <w:t>图</w:t>
      </w:r>
      <w:commentRangeStart w:id="230"/>
      <w:r>
        <w:rPr>
          <w:rFonts w:hint="eastAsia"/>
          <w:b/>
          <w:color w:val="000000"/>
        </w:rPr>
        <w:t xml:space="preserve">3-13 </w:t>
      </w:r>
      <w:commentRangeEnd w:id="230"/>
      <w:r w:rsidR="000657B3">
        <w:rPr>
          <w:rStyle w:val="a5"/>
          <w:rFonts w:asciiTheme="minorHAnsi" w:eastAsiaTheme="minorEastAsia" w:hAnsiTheme="minorHAnsi" w:cstheme="minorBidi"/>
        </w:rPr>
        <w:commentReference w:id="230"/>
      </w:r>
      <w:r>
        <w:rPr>
          <w:rFonts w:hint="eastAsia"/>
          <w:b/>
          <w:color w:val="000000"/>
        </w:rPr>
        <w:t>地图</w:t>
      </w:r>
      <w:r>
        <w:rPr>
          <w:b/>
          <w:color w:val="000000"/>
        </w:rPr>
        <w:t>展示页面</w:t>
      </w:r>
      <w:r>
        <w:rPr>
          <w:rFonts w:hint="eastAsia"/>
          <w:b/>
          <w:color w:val="000000"/>
        </w:rPr>
        <w:t>左栏菜单查询</w:t>
      </w:r>
      <w:r>
        <w:rPr>
          <w:b/>
          <w:color w:val="000000"/>
        </w:rPr>
        <w:t>二级菜单</w:t>
      </w:r>
      <w:r>
        <w:rPr>
          <w:rFonts w:hint="eastAsia"/>
          <w:b/>
          <w:color w:val="000000"/>
        </w:rPr>
        <w:t>时间段</w:t>
      </w:r>
      <w:r w:rsidR="004B2BBC">
        <w:rPr>
          <w:rFonts w:hint="eastAsia"/>
          <w:b/>
          <w:color w:val="000000"/>
        </w:rPr>
        <w:t>日历输入</w:t>
      </w:r>
    </w:p>
    <w:p w14:paraId="439E4878" w14:textId="23F09B7A" w:rsidR="001807CC" w:rsidRDefault="001807CC" w:rsidP="001807CC">
      <w:pPr>
        <w:pStyle w:val="aff4"/>
        <w:numPr>
          <w:ilvl w:val="0"/>
          <w:numId w:val="18"/>
        </w:numPr>
        <w:ind w:firstLineChars="0"/>
        <w:jc w:val="left"/>
        <w:rPr>
          <w:rFonts w:ascii="宋体" w:hAnsi="宋体"/>
          <w:color w:val="000000"/>
          <w:sz w:val="24"/>
        </w:rPr>
      </w:pPr>
      <w:r>
        <w:rPr>
          <w:rFonts w:ascii="宋体" w:hAnsi="宋体" w:hint="eastAsia"/>
          <w:color w:val="000000"/>
          <w:sz w:val="24"/>
        </w:rPr>
        <w:t>告警</w:t>
      </w:r>
      <w:r>
        <w:rPr>
          <w:rFonts w:ascii="宋体" w:hAnsi="宋体"/>
          <w:color w:val="000000"/>
          <w:sz w:val="24"/>
        </w:rPr>
        <w:t>管理页面</w:t>
      </w:r>
    </w:p>
    <w:p w14:paraId="52CEF620" w14:textId="27A799F6" w:rsidR="008A34D4" w:rsidRDefault="008A34D4" w:rsidP="008A34D4">
      <w:pPr>
        <w:ind w:left="720"/>
        <w:jc w:val="left"/>
        <w:rPr>
          <w:rFonts w:ascii="宋体" w:hAnsi="宋体"/>
          <w:color w:val="000000"/>
          <w:sz w:val="24"/>
        </w:rPr>
      </w:pPr>
      <w:r w:rsidRPr="008A34D4">
        <w:rPr>
          <w:rFonts w:ascii="宋体" w:hAnsi="宋体" w:hint="eastAsia"/>
          <w:color w:val="000000"/>
          <w:sz w:val="24"/>
        </w:rPr>
        <w:t>左栏</w:t>
      </w:r>
      <w:r>
        <w:rPr>
          <w:rFonts w:ascii="宋体" w:hAnsi="宋体" w:hint="eastAsia"/>
          <w:color w:val="000000"/>
          <w:sz w:val="24"/>
        </w:rPr>
        <w:t>添加</w:t>
      </w:r>
      <w:r w:rsidRPr="008A34D4">
        <w:rPr>
          <w:rFonts w:ascii="宋体" w:hAnsi="宋体"/>
          <w:color w:val="000000"/>
          <w:sz w:val="24"/>
        </w:rPr>
        <w:t>菜单默认</w:t>
      </w:r>
      <w:r w:rsidRPr="008A34D4">
        <w:rPr>
          <w:rFonts w:ascii="宋体" w:hAnsi="宋体" w:hint="eastAsia"/>
          <w:color w:val="000000"/>
          <w:sz w:val="24"/>
        </w:rPr>
        <w:t>样式</w:t>
      </w:r>
      <w:r w:rsidRPr="008A34D4">
        <w:rPr>
          <w:rFonts w:ascii="宋体" w:hAnsi="宋体"/>
          <w:color w:val="000000"/>
          <w:sz w:val="24"/>
        </w:rPr>
        <w:t>如</w:t>
      </w:r>
      <w:r w:rsidRPr="008A34D4">
        <w:rPr>
          <w:rFonts w:ascii="宋体" w:hAnsi="宋体" w:hint="eastAsia"/>
          <w:color w:val="000000"/>
          <w:sz w:val="24"/>
        </w:rPr>
        <w:t>图3</w:t>
      </w:r>
      <w:r w:rsidRPr="008A34D4">
        <w:rPr>
          <w:rFonts w:ascii="宋体" w:hAnsi="宋体"/>
          <w:color w:val="000000"/>
          <w:sz w:val="24"/>
        </w:rPr>
        <w:t>-</w:t>
      </w:r>
      <w:r>
        <w:rPr>
          <w:rFonts w:ascii="宋体" w:hAnsi="宋体"/>
          <w:color w:val="000000"/>
          <w:sz w:val="24"/>
        </w:rPr>
        <w:t>14</w:t>
      </w:r>
      <w:r w:rsidRPr="008A34D4">
        <w:rPr>
          <w:rFonts w:ascii="宋体" w:hAnsi="宋体" w:hint="eastAsia"/>
          <w:color w:val="000000"/>
          <w:sz w:val="24"/>
        </w:rPr>
        <w:t>所示</w:t>
      </w:r>
      <w:r w:rsidRPr="008A34D4">
        <w:rPr>
          <w:rFonts w:ascii="宋体" w:hAnsi="宋体"/>
          <w:color w:val="000000"/>
          <w:sz w:val="24"/>
        </w:rPr>
        <w:t>：</w:t>
      </w:r>
    </w:p>
    <w:p w14:paraId="321B5449" w14:textId="1677D172" w:rsidR="008A34D4" w:rsidRDefault="008A34D4" w:rsidP="008A34D4">
      <w:pPr>
        <w:ind w:left="720"/>
        <w:jc w:val="center"/>
        <w:rPr>
          <w:rFonts w:ascii="宋体" w:hAnsi="宋体"/>
          <w:color w:val="000000"/>
          <w:sz w:val="24"/>
        </w:rPr>
      </w:pPr>
      <w:r>
        <w:rPr>
          <w:noProof/>
        </w:rPr>
        <w:drawing>
          <wp:inline distT="0" distB="0" distL="0" distR="0" wp14:anchorId="0DAAC481" wp14:editId="12E596CC">
            <wp:extent cx="5579745" cy="4160520"/>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160520"/>
                    </a:xfrm>
                    <a:prstGeom prst="rect">
                      <a:avLst/>
                    </a:prstGeom>
                  </pic:spPr>
                </pic:pic>
              </a:graphicData>
            </a:graphic>
          </wp:inline>
        </w:drawing>
      </w:r>
    </w:p>
    <w:p w14:paraId="798B798D" w14:textId="77777777" w:rsidR="008A34D4" w:rsidRDefault="008A34D4" w:rsidP="008A34D4">
      <w:pPr>
        <w:ind w:firstLine="420"/>
        <w:jc w:val="center"/>
        <w:rPr>
          <w:b/>
          <w:color w:val="000000"/>
        </w:rPr>
      </w:pPr>
      <w:r w:rsidRPr="00F249DC">
        <w:rPr>
          <w:rFonts w:hint="eastAsia"/>
          <w:b/>
          <w:color w:val="000000"/>
        </w:rPr>
        <w:t>图</w:t>
      </w:r>
      <w:r>
        <w:rPr>
          <w:rFonts w:hint="eastAsia"/>
          <w:b/>
          <w:color w:val="000000"/>
        </w:rPr>
        <w:t xml:space="preserve">3-14 </w:t>
      </w:r>
      <w:r>
        <w:rPr>
          <w:rFonts w:hint="eastAsia"/>
          <w:b/>
          <w:color w:val="000000"/>
        </w:rPr>
        <w:t>告警管理</w:t>
      </w:r>
      <w:r>
        <w:rPr>
          <w:b/>
          <w:color w:val="000000"/>
        </w:rPr>
        <w:t>页面</w:t>
      </w:r>
      <w:r>
        <w:rPr>
          <w:rFonts w:hint="eastAsia"/>
          <w:b/>
          <w:color w:val="000000"/>
        </w:rPr>
        <w:t>左栏菜单添加</w:t>
      </w:r>
      <w:r>
        <w:rPr>
          <w:b/>
          <w:color w:val="000000"/>
        </w:rPr>
        <w:t>二级菜单默认样式</w:t>
      </w:r>
    </w:p>
    <w:p w14:paraId="06995A0C" w14:textId="6DEFEB68" w:rsidR="008A34D4" w:rsidRPr="008A34D4" w:rsidRDefault="008A34D4" w:rsidP="008A34D4">
      <w:pPr>
        <w:ind w:firstLine="420"/>
        <w:jc w:val="center"/>
        <w:rPr>
          <w:b/>
          <w:color w:val="000000"/>
        </w:rPr>
      </w:pPr>
    </w:p>
    <w:p w14:paraId="31B6AE02" w14:textId="28017CF6" w:rsidR="008A34D4" w:rsidRDefault="008A34D4" w:rsidP="008A34D4">
      <w:pPr>
        <w:pStyle w:val="aff4"/>
        <w:ind w:left="1140" w:firstLineChars="0" w:firstLine="0"/>
        <w:jc w:val="left"/>
        <w:rPr>
          <w:rFonts w:ascii="宋体" w:hAnsi="宋体"/>
          <w:color w:val="000000"/>
          <w:sz w:val="24"/>
        </w:rPr>
      </w:pPr>
      <w:r>
        <w:rPr>
          <w:rFonts w:ascii="宋体" w:hAnsi="宋体" w:hint="eastAsia"/>
          <w:color w:val="000000"/>
          <w:sz w:val="24"/>
        </w:rPr>
        <w:t>点击</w:t>
      </w:r>
      <w:r>
        <w:rPr>
          <w:rFonts w:ascii="宋体" w:hAnsi="宋体"/>
          <w:color w:val="000000"/>
          <w:sz w:val="24"/>
        </w:rPr>
        <w:t>显示</w:t>
      </w:r>
      <w:r>
        <w:rPr>
          <w:rFonts w:ascii="宋体" w:hAnsi="宋体" w:hint="eastAsia"/>
          <w:color w:val="000000"/>
          <w:sz w:val="24"/>
        </w:rPr>
        <w:t>告警</w:t>
      </w:r>
      <w:r>
        <w:rPr>
          <w:rFonts w:ascii="宋体" w:hAnsi="宋体"/>
          <w:color w:val="000000"/>
          <w:sz w:val="24"/>
        </w:rPr>
        <w:t>条件后</w:t>
      </w:r>
      <w:r>
        <w:rPr>
          <w:rFonts w:ascii="宋体" w:hAnsi="宋体" w:hint="eastAsia"/>
          <w:color w:val="000000"/>
          <w:sz w:val="24"/>
        </w:rPr>
        <w:t>，</w:t>
      </w:r>
      <w:r>
        <w:rPr>
          <w:rFonts w:ascii="宋体" w:hAnsi="宋体"/>
          <w:color w:val="000000"/>
          <w:sz w:val="24"/>
        </w:rPr>
        <w:t>查询条件会从上向下滑出，</w:t>
      </w:r>
      <w:r>
        <w:rPr>
          <w:rFonts w:ascii="宋体" w:hAnsi="宋体" w:hint="eastAsia"/>
          <w:color w:val="000000"/>
          <w:sz w:val="24"/>
        </w:rPr>
        <w:t>“显示</w:t>
      </w:r>
      <w:r>
        <w:rPr>
          <w:rFonts w:ascii="宋体" w:hAnsi="宋体"/>
          <w:color w:val="000000"/>
          <w:sz w:val="24"/>
        </w:rPr>
        <w:t>查询条件</w:t>
      </w:r>
      <w:r>
        <w:rPr>
          <w:rFonts w:ascii="宋体" w:hAnsi="宋体" w:hint="eastAsia"/>
          <w:color w:val="000000"/>
          <w:sz w:val="24"/>
        </w:rPr>
        <w:t>”也会</w:t>
      </w:r>
      <w:r>
        <w:rPr>
          <w:rFonts w:ascii="宋体" w:hAnsi="宋体"/>
          <w:color w:val="000000"/>
          <w:sz w:val="24"/>
        </w:rPr>
        <w:t>变为“</w:t>
      </w:r>
      <w:r>
        <w:rPr>
          <w:rFonts w:ascii="宋体" w:hAnsi="宋体" w:hint="eastAsia"/>
          <w:color w:val="000000"/>
          <w:sz w:val="24"/>
        </w:rPr>
        <w:t>隐藏告警</w:t>
      </w:r>
      <w:r>
        <w:rPr>
          <w:rFonts w:ascii="宋体" w:hAnsi="宋体"/>
          <w:color w:val="000000"/>
          <w:sz w:val="24"/>
        </w:rPr>
        <w:t>条件”</w:t>
      </w:r>
      <w:r>
        <w:rPr>
          <w:rFonts w:ascii="宋体" w:hAnsi="宋体" w:hint="eastAsia"/>
          <w:color w:val="000000"/>
          <w:sz w:val="24"/>
        </w:rPr>
        <w:t>，</w:t>
      </w:r>
      <w:r>
        <w:rPr>
          <w:rFonts w:ascii="宋体" w:hAnsi="宋体"/>
          <w:color w:val="000000"/>
          <w:sz w:val="24"/>
        </w:rPr>
        <w:t>如图</w:t>
      </w:r>
      <w:r>
        <w:rPr>
          <w:rFonts w:ascii="宋体" w:hAnsi="宋体" w:hint="eastAsia"/>
          <w:color w:val="000000"/>
          <w:sz w:val="24"/>
        </w:rPr>
        <w:t>3</w:t>
      </w:r>
      <w:r>
        <w:rPr>
          <w:rFonts w:ascii="宋体" w:hAnsi="宋体"/>
          <w:color w:val="000000"/>
          <w:sz w:val="24"/>
        </w:rPr>
        <w:t>-15</w:t>
      </w:r>
      <w:r>
        <w:rPr>
          <w:rFonts w:ascii="宋体" w:hAnsi="宋体" w:hint="eastAsia"/>
          <w:color w:val="000000"/>
          <w:sz w:val="24"/>
        </w:rPr>
        <w:t>所示</w:t>
      </w:r>
      <w:r>
        <w:rPr>
          <w:rFonts w:ascii="宋体" w:hAnsi="宋体"/>
          <w:color w:val="000000"/>
          <w:sz w:val="24"/>
        </w:rPr>
        <w:t>：</w:t>
      </w:r>
    </w:p>
    <w:p w14:paraId="5C23A59C" w14:textId="2C9A18A8" w:rsidR="008A34D4" w:rsidRDefault="008A34D4" w:rsidP="008A34D4">
      <w:pPr>
        <w:pStyle w:val="aff4"/>
        <w:ind w:left="1140" w:firstLineChars="0" w:firstLine="0"/>
        <w:jc w:val="center"/>
        <w:rPr>
          <w:rFonts w:ascii="宋体" w:hAnsi="宋体"/>
          <w:color w:val="000000"/>
          <w:sz w:val="24"/>
        </w:rPr>
      </w:pPr>
      <w:r>
        <w:rPr>
          <w:noProof/>
        </w:rPr>
        <w:lastRenderedPageBreak/>
        <w:drawing>
          <wp:inline distT="0" distB="0" distL="0" distR="0" wp14:anchorId="2EB0ADB7" wp14:editId="3FE48F82">
            <wp:extent cx="4581525" cy="4010594"/>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5115" cy="4013736"/>
                    </a:xfrm>
                    <a:prstGeom prst="rect">
                      <a:avLst/>
                    </a:prstGeom>
                  </pic:spPr>
                </pic:pic>
              </a:graphicData>
            </a:graphic>
          </wp:inline>
        </w:drawing>
      </w:r>
    </w:p>
    <w:p w14:paraId="3AD0F74F" w14:textId="538014DC" w:rsidR="008A34D4" w:rsidRDefault="008A34D4" w:rsidP="008A34D4">
      <w:pPr>
        <w:ind w:firstLine="420"/>
        <w:jc w:val="center"/>
        <w:rPr>
          <w:b/>
          <w:color w:val="000000"/>
        </w:rPr>
      </w:pPr>
      <w:r w:rsidRPr="00F249DC">
        <w:rPr>
          <w:rFonts w:hint="eastAsia"/>
          <w:b/>
          <w:color w:val="000000"/>
        </w:rPr>
        <w:t>图</w:t>
      </w:r>
      <w:r>
        <w:rPr>
          <w:rFonts w:hint="eastAsia"/>
          <w:b/>
          <w:color w:val="000000"/>
        </w:rPr>
        <w:t xml:space="preserve">3-15 </w:t>
      </w:r>
      <w:r>
        <w:rPr>
          <w:rFonts w:hint="eastAsia"/>
          <w:b/>
          <w:color w:val="000000"/>
        </w:rPr>
        <w:t>告警管理</w:t>
      </w:r>
      <w:r>
        <w:rPr>
          <w:b/>
          <w:color w:val="000000"/>
        </w:rPr>
        <w:t>页面</w:t>
      </w:r>
      <w:r>
        <w:rPr>
          <w:rFonts w:hint="eastAsia"/>
          <w:b/>
          <w:color w:val="000000"/>
        </w:rPr>
        <w:t>左栏菜单添加</w:t>
      </w:r>
      <w:r>
        <w:rPr>
          <w:b/>
          <w:color w:val="000000"/>
        </w:rPr>
        <w:t>二级菜单</w:t>
      </w:r>
      <w:r>
        <w:rPr>
          <w:rFonts w:hint="eastAsia"/>
          <w:b/>
          <w:color w:val="000000"/>
        </w:rPr>
        <w:t>详情</w:t>
      </w:r>
    </w:p>
    <w:p w14:paraId="585D0969" w14:textId="7E205451" w:rsidR="008A34D4" w:rsidRDefault="008A34D4" w:rsidP="008A34D4">
      <w:pPr>
        <w:pStyle w:val="aff4"/>
        <w:ind w:left="1140" w:firstLineChars="0" w:firstLine="0"/>
        <w:jc w:val="left"/>
        <w:rPr>
          <w:rFonts w:ascii="宋体" w:hAnsi="宋体"/>
          <w:color w:val="000000"/>
          <w:sz w:val="24"/>
        </w:rPr>
      </w:pPr>
      <w:r>
        <w:rPr>
          <w:rFonts w:ascii="宋体" w:hAnsi="宋体" w:hint="eastAsia"/>
          <w:color w:val="000000"/>
          <w:sz w:val="24"/>
        </w:rPr>
        <w:t>IMEI、IMSI为</w:t>
      </w:r>
      <w:r>
        <w:rPr>
          <w:rFonts w:ascii="宋体" w:hAnsi="宋体"/>
          <w:color w:val="000000"/>
          <w:sz w:val="24"/>
        </w:rPr>
        <w:t>常规选项，</w:t>
      </w:r>
      <w:r>
        <w:rPr>
          <w:rFonts w:ascii="宋体" w:hAnsi="宋体" w:hint="eastAsia"/>
          <w:color w:val="000000"/>
          <w:sz w:val="24"/>
        </w:rPr>
        <w:t>点击</w:t>
      </w:r>
      <w:r>
        <w:rPr>
          <w:rFonts w:ascii="宋体" w:hAnsi="宋体"/>
          <w:color w:val="000000"/>
          <w:sz w:val="24"/>
        </w:rPr>
        <w:t>时间后会出现日历选择输入</w:t>
      </w:r>
      <w:r>
        <w:rPr>
          <w:rFonts w:ascii="宋体" w:hAnsi="宋体" w:hint="eastAsia"/>
          <w:color w:val="000000"/>
          <w:sz w:val="24"/>
        </w:rPr>
        <w:t>，</w:t>
      </w:r>
      <w:r>
        <w:rPr>
          <w:rFonts w:ascii="宋体" w:hAnsi="宋体"/>
          <w:color w:val="000000"/>
          <w:sz w:val="24"/>
        </w:rPr>
        <w:t>如图</w:t>
      </w:r>
      <w:r>
        <w:rPr>
          <w:rFonts w:ascii="宋体" w:hAnsi="宋体" w:hint="eastAsia"/>
          <w:color w:val="000000"/>
          <w:sz w:val="24"/>
        </w:rPr>
        <w:t>3</w:t>
      </w:r>
      <w:r>
        <w:rPr>
          <w:rFonts w:ascii="宋体" w:hAnsi="宋体"/>
          <w:color w:val="000000"/>
          <w:sz w:val="24"/>
        </w:rPr>
        <w:t>-16</w:t>
      </w:r>
      <w:r>
        <w:rPr>
          <w:rFonts w:ascii="宋体" w:hAnsi="宋体" w:hint="eastAsia"/>
          <w:color w:val="000000"/>
          <w:sz w:val="24"/>
        </w:rPr>
        <w:t>所示</w:t>
      </w:r>
      <w:r>
        <w:rPr>
          <w:rFonts w:ascii="宋体" w:hAnsi="宋体"/>
          <w:color w:val="000000"/>
          <w:sz w:val="24"/>
        </w:rPr>
        <w:t>：</w:t>
      </w:r>
    </w:p>
    <w:p w14:paraId="7CE0369A" w14:textId="5DEF2800" w:rsidR="008A34D4" w:rsidRDefault="008A34D4" w:rsidP="008A34D4">
      <w:pPr>
        <w:pStyle w:val="aff4"/>
        <w:ind w:left="1140" w:firstLineChars="0" w:firstLine="0"/>
        <w:jc w:val="center"/>
        <w:rPr>
          <w:rFonts w:ascii="宋体" w:hAnsi="宋体"/>
          <w:color w:val="000000"/>
          <w:sz w:val="24"/>
        </w:rPr>
      </w:pPr>
      <w:r>
        <w:rPr>
          <w:noProof/>
        </w:rPr>
        <w:drawing>
          <wp:inline distT="0" distB="0" distL="0" distR="0" wp14:anchorId="3ADE81C2" wp14:editId="537EDE64">
            <wp:extent cx="2029805" cy="2295525"/>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1898" cy="2297892"/>
                    </a:xfrm>
                    <a:prstGeom prst="rect">
                      <a:avLst/>
                    </a:prstGeom>
                  </pic:spPr>
                </pic:pic>
              </a:graphicData>
            </a:graphic>
          </wp:inline>
        </w:drawing>
      </w:r>
    </w:p>
    <w:p w14:paraId="17A57CDB" w14:textId="1471D6A8" w:rsidR="008A34D4" w:rsidRDefault="008A34D4" w:rsidP="008A34D4">
      <w:pPr>
        <w:ind w:firstLine="420"/>
        <w:jc w:val="center"/>
        <w:rPr>
          <w:b/>
          <w:color w:val="000000"/>
        </w:rPr>
      </w:pPr>
      <w:r w:rsidRPr="00F249DC">
        <w:rPr>
          <w:rFonts w:hint="eastAsia"/>
          <w:b/>
          <w:color w:val="000000"/>
        </w:rPr>
        <w:t>图</w:t>
      </w:r>
      <w:r>
        <w:rPr>
          <w:rFonts w:hint="eastAsia"/>
          <w:b/>
          <w:color w:val="000000"/>
        </w:rPr>
        <w:t xml:space="preserve">3-16 </w:t>
      </w:r>
      <w:r>
        <w:rPr>
          <w:rFonts w:hint="eastAsia"/>
          <w:b/>
          <w:color w:val="000000"/>
        </w:rPr>
        <w:t>告警管理</w:t>
      </w:r>
      <w:r>
        <w:rPr>
          <w:b/>
          <w:color w:val="000000"/>
        </w:rPr>
        <w:t>页面</w:t>
      </w:r>
      <w:r>
        <w:rPr>
          <w:rFonts w:hint="eastAsia"/>
          <w:b/>
          <w:color w:val="000000"/>
        </w:rPr>
        <w:t>左栏菜单添加</w:t>
      </w:r>
      <w:r>
        <w:rPr>
          <w:b/>
          <w:color w:val="000000"/>
        </w:rPr>
        <w:t>二级菜单</w:t>
      </w:r>
      <w:r>
        <w:rPr>
          <w:rFonts w:hint="eastAsia"/>
          <w:b/>
          <w:color w:val="000000"/>
        </w:rPr>
        <w:t>时间段日历输入</w:t>
      </w:r>
    </w:p>
    <w:p w14:paraId="0CD6BFD8" w14:textId="77777777" w:rsidR="008A34D4" w:rsidRPr="008A34D4" w:rsidRDefault="008A34D4" w:rsidP="008A34D4">
      <w:pPr>
        <w:ind w:left="720"/>
        <w:jc w:val="center"/>
        <w:rPr>
          <w:rFonts w:ascii="宋体" w:hAnsi="宋体"/>
          <w:color w:val="000000"/>
          <w:sz w:val="24"/>
        </w:rPr>
      </w:pPr>
    </w:p>
    <w:p w14:paraId="482B9B89" w14:textId="425E4BC5" w:rsidR="008A34D4" w:rsidRPr="00196D4D" w:rsidRDefault="008A34D4" w:rsidP="008A34D4">
      <w:pPr>
        <w:pStyle w:val="aff4"/>
        <w:ind w:left="1140" w:firstLineChars="0" w:firstLine="0"/>
        <w:jc w:val="left"/>
        <w:rPr>
          <w:noProof/>
        </w:rPr>
      </w:pPr>
      <w:r w:rsidRPr="00196D4D">
        <w:rPr>
          <w:rFonts w:hint="eastAsia"/>
          <w:noProof/>
        </w:rPr>
        <w:t>点击“请选择</w:t>
      </w:r>
      <w:r w:rsidRPr="00196D4D">
        <w:rPr>
          <w:noProof/>
        </w:rPr>
        <w:t>告警</w:t>
      </w:r>
      <w:r w:rsidRPr="00196D4D">
        <w:rPr>
          <w:rFonts w:hint="eastAsia"/>
          <w:noProof/>
        </w:rPr>
        <w:t>区域</w:t>
      </w:r>
      <w:r w:rsidRPr="00196D4D">
        <w:rPr>
          <w:noProof/>
        </w:rPr>
        <w:t>”</w:t>
      </w:r>
      <w:r w:rsidRPr="00196D4D">
        <w:rPr>
          <w:rFonts w:hint="eastAsia"/>
          <w:noProof/>
        </w:rPr>
        <w:t>按钮</w:t>
      </w:r>
      <w:r w:rsidRPr="00196D4D">
        <w:rPr>
          <w:noProof/>
        </w:rPr>
        <w:t>后，</w:t>
      </w:r>
      <w:r w:rsidRPr="00196D4D">
        <w:rPr>
          <w:rFonts w:hint="eastAsia"/>
          <w:noProof/>
        </w:rPr>
        <w:t>将鼠标移动</w:t>
      </w:r>
      <w:r w:rsidRPr="00196D4D">
        <w:rPr>
          <w:noProof/>
        </w:rPr>
        <w:t>到地图上会出现绘制矩形区域的逻辑，</w:t>
      </w:r>
      <w:r w:rsidR="00196D4D" w:rsidRPr="00196D4D">
        <w:rPr>
          <w:rFonts w:hint="eastAsia"/>
          <w:noProof/>
        </w:rPr>
        <w:lastRenderedPageBreak/>
        <w:t>绘制</w:t>
      </w:r>
      <w:r w:rsidR="00196D4D" w:rsidRPr="00196D4D">
        <w:rPr>
          <w:noProof/>
        </w:rPr>
        <w:t>完成后，按钮</w:t>
      </w:r>
      <w:r w:rsidR="00196D4D" w:rsidRPr="00196D4D">
        <w:rPr>
          <w:rFonts w:hint="eastAsia"/>
          <w:noProof/>
        </w:rPr>
        <w:t>会</w:t>
      </w:r>
      <w:r w:rsidR="00196D4D" w:rsidRPr="00196D4D">
        <w:rPr>
          <w:noProof/>
        </w:rPr>
        <w:t>变成绿色</w:t>
      </w:r>
      <w:r w:rsidR="00196D4D" w:rsidRPr="00196D4D">
        <w:rPr>
          <w:rFonts w:hint="eastAsia"/>
          <w:noProof/>
        </w:rPr>
        <w:t>并且按钮</w:t>
      </w:r>
      <w:r w:rsidR="00196D4D" w:rsidRPr="00196D4D">
        <w:rPr>
          <w:noProof/>
        </w:rPr>
        <w:t>文字变为</w:t>
      </w:r>
      <w:r w:rsidR="00196D4D" w:rsidRPr="00196D4D">
        <w:rPr>
          <w:rFonts w:hint="eastAsia"/>
          <w:noProof/>
        </w:rPr>
        <w:t>“已选择</w:t>
      </w:r>
      <w:r w:rsidR="00196D4D" w:rsidRPr="00196D4D">
        <w:rPr>
          <w:noProof/>
        </w:rPr>
        <w:t>告警区域（</w:t>
      </w:r>
      <w:r w:rsidR="00196D4D" w:rsidRPr="00196D4D">
        <w:rPr>
          <w:rFonts w:hint="eastAsia"/>
          <w:noProof/>
        </w:rPr>
        <w:t>点击</w:t>
      </w:r>
      <w:r w:rsidR="00196D4D" w:rsidRPr="00196D4D">
        <w:rPr>
          <w:noProof/>
        </w:rPr>
        <w:t>取消选择）</w:t>
      </w:r>
      <w:r w:rsidR="00196D4D" w:rsidRPr="00196D4D">
        <w:rPr>
          <w:noProof/>
        </w:rPr>
        <w:t>”</w:t>
      </w:r>
      <w:r w:rsidR="00196D4D" w:rsidRPr="00196D4D">
        <w:rPr>
          <w:noProof/>
        </w:rPr>
        <w:t>并</w:t>
      </w:r>
      <w:r w:rsidR="00196D4D" w:rsidRPr="00196D4D">
        <w:rPr>
          <w:rFonts w:hint="eastAsia"/>
          <w:noProof/>
        </w:rPr>
        <w:t>，</w:t>
      </w:r>
      <w:r w:rsidRPr="00196D4D">
        <w:rPr>
          <w:noProof/>
        </w:rPr>
        <w:t>以便</w:t>
      </w:r>
      <w:r w:rsidRPr="00196D4D">
        <w:rPr>
          <w:rFonts w:hint="eastAsia"/>
          <w:noProof/>
        </w:rPr>
        <w:t>对</w:t>
      </w:r>
      <w:r w:rsidRPr="00196D4D">
        <w:rPr>
          <w:noProof/>
        </w:rPr>
        <w:t>告警条件添加区域信息</w:t>
      </w:r>
      <w:r w:rsidR="00196D4D" w:rsidRPr="00196D4D">
        <w:rPr>
          <w:rFonts w:hint="eastAsia"/>
          <w:noProof/>
        </w:rPr>
        <w:t>，</w:t>
      </w:r>
      <w:r w:rsidR="00196D4D" w:rsidRPr="00196D4D">
        <w:rPr>
          <w:noProof/>
        </w:rPr>
        <w:t>如图</w:t>
      </w:r>
      <w:r w:rsidR="00196D4D" w:rsidRPr="00196D4D">
        <w:rPr>
          <w:rFonts w:hint="eastAsia"/>
          <w:noProof/>
        </w:rPr>
        <w:t>3</w:t>
      </w:r>
      <w:r w:rsidR="00196D4D" w:rsidRPr="00196D4D">
        <w:rPr>
          <w:noProof/>
        </w:rPr>
        <w:t>-17</w:t>
      </w:r>
      <w:r w:rsidR="00196D4D" w:rsidRPr="00196D4D">
        <w:rPr>
          <w:rFonts w:hint="eastAsia"/>
          <w:noProof/>
        </w:rPr>
        <w:t>所示</w:t>
      </w:r>
      <w:r w:rsidRPr="00196D4D">
        <w:rPr>
          <w:noProof/>
        </w:rPr>
        <w:t>：</w:t>
      </w:r>
    </w:p>
    <w:p w14:paraId="2C127167" w14:textId="42C077D0" w:rsidR="00196D4D" w:rsidRDefault="00196D4D" w:rsidP="008A34D4">
      <w:pPr>
        <w:pStyle w:val="aff4"/>
        <w:ind w:left="1140" w:firstLineChars="0" w:firstLine="0"/>
        <w:jc w:val="left"/>
        <w:rPr>
          <w:rFonts w:ascii="宋体" w:hAnsi="宋体"/>
          <w:color w:val="000000"/>
          <w:sz w:val="24"/>
        </w:rPr>
      </w:pPr>
      <w:r>
        <w:rPr>
          <w:noProof/>
        </w:rPr>
        <w:drawing>
          <wp:inline distT="0" distB="0" distL="0" distR="0" wp14:anchorId="6CC14BF0" wp14:editId="1024E29E">
            <wp:extent cx="5579745" cy="334264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342640"/>
                    </a:xfrm>
                    <a:prstGeom prst="rect">
                      <a:avLst/>
                    </a:prstGeom>
                  </pic:spPr>
                </pic:pic>
              </a:graphicData>
            </a:graphic>
          </wp:inline>
        </w:drawing>
      </w:r>
    </w:p>
    <w:p w14:paraId="306462F6" w14:textId="42A8C957" w:rsidR="008A071C" w:rsidRPr="00196D4D" w:rsidRDefault="00196D4D" w:rsidP="00415B5C">
      <w:pPr>
        <w:ind w:firstLine="420"/>
        <w:jc w:val="center"/>
        <w:rPr>
          <w:b/>
          <w:color w:val="000000"/>
        </w:rPr>
      </w:pPr>
      <w:r w:rsidRPr="00F249DC">
        <w:rPr>
          <w:rFonts w:hint="eastAsia"/>
          <w:b/>
          <w:color w:val="000000"/>
        </w:rPr>
        <w:t>图</w:t>
      </w:r>
      <w:r>
        <w:rPr>
          <w:rFonts w:hint="eastAsia"/>
          <w:b/>
          <w:color w:val="000000"/>
        </w:rPr>
        <w:t xml:space="preserve">3-17 </w:t>
      </w:r>
      <w:r>
        <w:rPr>
          <w:rFonts w:hint="eastAsia"/>
          <w:b/>
          <w:color w:val="000000"/>
        </w:rPr>
        <w:t>告警管理</w:t>
      </w:r>
      <w:r>
        <w:rPr>
          <w:b/>
          <w:color w:val="000000"/>
        </w:rPr>
        <w:t>页面</w:t>
      </w:r>
      <w:r>
        <w:rPr>
          <w:rFonts w:hint="eastAsia"/>
          <w:b/>
          <w:color w:val="000000"/>
        </w:rPr>
        <w:t>左栏菜单添加</w:t>
      </w:r>
      <w:r>
        <w:rPr>
          <w:b/>
          <w:color w:val="000000"/>
        </w:rPr>
        <w:t>二级菜单</w:t>
      </w:r>
      <w:r>
        <w:rPr>
          <w:rFonts w:hint="eastAsia"/>
          <w:b/>
          <w:color w:val="000000"/>
        </w:rPr>
        <w:t>区域添加</w:t>
      </w:r>
    </w:p>
    <w:p w14:paraId="628610C7" w14:textId="10B9CA2C" w:rsidR="00A55C87" w:rsidRDefault="00196D4D" w:rsidP="00A55C87">
      <w:pPr>
        <w:pStyle w:val="aff4"/>
        <w:numPr>
          <w:ilvl w:val="0"/>
          <w:numId w:val="17"/>
        </w:numPr>
        <w:ind w:firstLineChars="0"/>
        <w:jc w:val="left"/>
        <w:rPr>
          <w:rFonts w:ascii="宋体" w:hAnsi="宋体"/>
          <w:color w:val="000000"/>
          <w:sz w:val="24"/>
        </w:rPr>
      </w:pPr>
      <w:r>
        <w:rPr>
          <w:rFonts w:ascii="宋体" w:hAnsi="宋体" w:hint="eastAsia"/>
          <w:color w:val="000000"/>
          <w:sz w:val="24"/>
        </w:rPr>
        <w:t>左</w:t>
      </w:r>
      <w:r>
        <w:rPr>
          <w:rFonts w:ascii="宋体" w:hAnsi="宋体"/>
          <w:color w:val="000000"/>
          <w:sz w:val="24"/>
        </w:rPr>
        <w:t>栏</w:t>
      </w:r>
      <w:r>
        <w:rPr>
          <w:rFonts w:ascii="宋体" w:hAnsi="宋体" w:hint="eastAsia"/>
          <w:color w:val="000000"/>
          <w:sz w:val="24"/>
        </w:rPr>
        <w:t>列表</w:t>
      </w:r>
      <w:r>
        <w:rPr>
          <w:rFonts w:ascii="宋体" w:hAnsi="宋体"/>
          <w:color w:val="000000"/>
          <w:sz w:val="24"/>
        </w:rPr>
        <w:t>部分</w:t>
      </w:r>
    </w:p>
    <w:p w14:paraId="0E35012A" w14:textId="7C326D6C" w:rsidR="00196D4D" w:rsidRDefault="00196D4D" w:rsidP="00196D4D">
      <w:pPr>
        <w:pStyle w:val="aff4"/>
        <w:numPr>
          <w:ilvl w:val="0"/>
          <w:numId w:val="18"/>
        </w:numPr>
        <w:ind w:firstLineChars="0"/>
        <w:jc w:val="left"/>
        <w:rPr>
          <w:rFonts w:ascii="宋体" w:hAnsi="宋体"/>
          <w:color w:val="000000"/>
          <w:sz w:val="24"/>
        </w:rPr>
      </w:pPr>
      <w:r>
        <w:rPr>
          <w:rFonts w:ascii="宋体" w:hAnsi="宋体" w:hint="eastAsia"/>
          <w:color w:val="000000"/>
          <w:sz w:val="24"/>
        </w:rPr>
        <w:t>地图</w:t>
      </w:r>
      <w:r>
        <w:rPr>
          <w:rFonts w:ascii="宋体" w:hAnsi="宋体"/>
          <w:color w:val="000000"/>
          <w:sz w:val="24"/>
        </w:rPr>
        <w:t>展示页面</w:t>
      </w:r>
    </w:p>
    <w:p w14:paraId="126149C2" w14:textId="6FB0BC59" w:rsidR="00196D4D" w:rsidRDefault="00196D4D" w:rsidP="00196D4D">
      <w:pPr>
        <w:pStyle w:val="aff4"/>
        <w:ind w:left="1140" w:firstLineChars="0" w:firstLine="0"/>
        <w:jc w:val="left"/>
        <w:rPr>
          <w:noProof/>
        </w:rPr>
      </w:pPr>
      <w:r>
        <w:rPr>
          <w:rFonts w:hint="eastAsia"/>
          <w:noProof/>
        </w:rPr>
        <w:t>当</w:t>
      </w:r>
      <w:r>
        <w:rPr>
          <w:noProof/>
        </w:rPr>
        <w:t>鼠标指向列表每一项数据时，整个一项</w:t>
      </w:r>
      <w:r>
        <w:rPr>
          <w:rFonts w:hint="eastAsia"/>
          <w:noProof/>
        </w:rPr>
        <w:t>背景</w:t>
      </w:r>
      <w:r>
        <w:rPr>
          <w:noProof/>
        </w:rPr>
        <w:t>颜色会</w:t>
      </w:r>
      <w:r>
        <w:rPr>
          <w:rFonts w:hint="eastAsia"/>
          <w:noProof/>
        </w:rPr>
        <w:t>加</w:t>
      </w:r>
      <w:r>
        <w:rPr>
          <w:noProof/>
        </w:rPr>
        <w:t>深</w:t>
      </w:r>
      <w:r>
        <w:rPr>
          <w:rFonts w:hint="eastAsia"/>
          <w:noProof/>
        </w:rPr>
        <w:t>，</w:t>
      </w:r>
      <w:r w:rsidR="00415B5C">
        <w:rPr>
          <w:rFonts w:hint="eastAsia"/>
          <w:noProof/>
        </w:rPr>
        <w:t>并</w:t>
      </w:r>
      <w:r w:rsidR="00415B5C">
        <w:rPr>
          <w:noProof/>
        </w:rPr>
        <w:t>将</w:t>
      </w:r>
      <w:r>
        <w:rPr>
          <w:noProof/>
        </w:rPr>
        <w:t>地图上</w:t>
      </w:r>
      <w:r w:rsidR="00415B5C">
        <w:rPr>
          <w:rFonts w:hint="eastAsia"/>
          <w:noProof/>
        </w:rPr>
        <w:t>对应</w:t>
      </w:r>
      <w:r>
        <w:rPr>
          <w:noProof/>
        </w:rPr>
        <w:t>的</w:t>
      </w:r>
      <w:r w:rsidR="00415B5C">
        <w:rPr>
          <w:rFonts w:hint="eastAsia"/>
          <w:noProof/>
        </w:rPr>
        <w:t>标注放大，</w:t>
      </w:r>
      <w:r>
        <w:rPr>
          <w:noProof/>
        </w:rPr>
        <w:t>提示用户当前</w:t>
      </w:r>
      <w:r w:rsidR="00415B5C">
        <w:rPr>
          <w:rFonts w:hint="eastAsia"/>
          <w:noProof/>
        </w:rPr>
        <w:t>选中</w:t>
      </w:r>
      <w:r>
        <w:rPr>
          <w:noProof/>
        </w:rPr>
        <w:t>的</w:t>
      </w:r>
      <w:r w:rsidR="00415B5C">
        <w:rPr>
          <w:rFonts w:hint="eastAsia"/>
          <w:noProof/>
        </w:rPr>
        <w:t>对象的</w:t>
      </w:r>
      <w:r w:rsidR="00415B5C">
        <w:rPr>
          <w:noProof/>
        </w:rPr>
        <w:t>地理位置</w:t>
      </w:r>
      <w:r w:rsidR="00415B5C">
        <w:rPr>
          <w:rFonts w:hint="eastAsia"/>
          <w:noProof/>
        </w:rPr>
        <w:t>，</w:t>
      </w:r>
      <w:r w:rsidR="00415B5C">
        <w:rPr>
          <w:noProof/>
        </w:rPr>
        <w:t>如图</w:t>
      </w:r>
      <w:r w:rsidR="00415B5C">
        <w:rPr>
          <w:rFonts w:hint="eastAsia"/>
          <w:noProof/>
        </w:rPr>
        <w:t>3</w:t>
      </w:r>
      <w:r w:rsidR="00415B5C">
        <w:rPr>
          <w:noProof/>
        </w:rPr>
        <w:t>-18</w:t>
      </w:r>
      <w:r w:rsidR="00415B5C">
        <w:rPr>
          <w:rFonts w:hint="eastAsia"/>
          <w:noProof/>
        </w:rPr>
        <w:t>所示</w:t>
      </w:r>
      <w:r w:rsidR="00415B5C">
        <w:rPr>
          <w:noProof/>
        </w:rPr>
        <w:t>：</w:t>
      </w:r>
    </w:p>
    <w:p w14:paraId="6A36993E" w14:textId="18D5E46C" w:rsidR="00415B5C" w:rsidRDefault="00415B5C" w:rsidP="00415B5C">
      <w:pPr>
        <w:pStyle w:val="aff4"/>
        <w:ind w:left="1140" w:firstLineChars="0" w:firstLine="0"/>
        <w:jc w:val="center"/>
        <w:rPr>
          <w:rFonts w:ascii="宋体" w:hAnsi="宋体"/>
          <w:color w:val="000000"/>
          <w:sz w:val="24"/>
        </w:rPr>
      </w:pPr>
      <w:r>
        <w:rPr>
          <w:noProof/>
        </w:rPr>
        <w:drawing>
          <wp:inline distT="0" distB="0" distL="0" distR="0" wp14:anchorId="60A8AFBD" wp14:editId="2EE5C25F">
            <wp:extent cx="4448175" cy="214942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605" cy="2153493"/>
                    </a:xfrm>
                    <a:prstGeom prst="rect">
                      <a:avLst/>
                    </a:prstGeom>
                  </pic:spPr>
                </pic:pic>
              </a:graphicData>
            </a:graphic>
          </wp:inline>
        </w:drawing>
      </w:r>
    </w:p>
    <w:p w14:paraId="3F5E8004" w14:textId="2C1806C3" w:rsidR="00415B5C" w:rsidRDefault="00415B5C" w:rsidP="00415B5C">
      <w:pPr>
        <w:pStyle w:val="aff4"/>
        <w:ind w:left="1140" w:firstLineChars="0" w:firstLine="0"/>
        <w:jc w:val="center"/>
        <w:rPr>
          <w:b/>
          <w:color w:val="000000"/>
        </w:rPr>
      </w:pPr>
      <w:r w:rsidRPr="00F249DC">
        <w:rPr>
          <w:rFonts w:hint="eastAsia"/>
          <w:b/>
          <w:color w:val="000000"/>
        </w:rPr>
        <w:t>图</w:t>
      </w:r>
      <w:r>
        <w:rPr>
          <w:rFonts w:hint="eastAsia"/>
          <w:b/>
          <w:color w:val="000000"/>
        </w:rPr>
        <w:t xml:space="preserve">3-18 </w:t>
      </w:r>
      <w:r>
        <w:rPr>
          <w:rFonts w:hint="eastAsia"/>
          <w:b/>
          <w:color w:val="000000"/>
        </w:rPr>
        <w:t>地图展示</w:t>
      </w:r>
      <w:r>
        <w:rPr>
          <w:b/>
          <w:color w:val="000000"/>
        </w:rPr>
        <w:t>页面</w:t>
      </w:r>
      <w:r>
        <w:rPr>
          <w:rFonts w:hint="eastAsia"/>
          <w:b/>
          <w:color w:val="000000"/>
        </w:rPr>
        <w:t>左栏列表鼠标</w:t>
      </w:r>
      <w:r>
        <w:rPr>
          <w:b/>
          <w:color w:val="000000"/>
        </w:rPr>
        <w:t>悬浮效果</w:t>
      </w:r>
    </w:p>
    <w:p w14:paraId="3E7716C7" w14:textId="5BD4A778" w:rsidR="00415B5C" w:rsidRDefault="00415B5C" w:rsidP="00415B5C">
      <w:pPr>
        <w:pStyle w:val="aff4"/>
        <w:ind w:left="1140" w:firstLineChars="0" w:firstLine="0"/>
        <w:jc w:val="left"/>
        <w:rPr>
          <w:noProof/>
        </w:rPr>
      </w:pPr>
      <w:r>
        <w:rPr>
          <w:rFonts w:hint="eastAsia"/>
          <w:noProof/>
        </w:rPr>
        <w:t>当点击“列表</w:t>
      </w:r>
      <w:r>
        <w:rPr>
          <w:noProof/>
        </w:rPr>
        <w:t>详情</w:t>
      </w:r>
      <w:r>
        <w:rPr>
          <w:rFonts w:hint="eastAsia"/>
          <w:noProof/>
        </w:rPr>
        <w:t>”按钮</w:t>
      </w:r>
      <w:r>
        <w:rPr>
          <w:noProof/>
        </w:rPr>
        <w:t>时</w:t>
      </w:r>
      <w:r>
        <w:rPr>
          <w:rFonts w:hint="eastAsia"/>
          <w:noProof/>
        </w:rPr>
        <w:t>，</w:t>
      </w:r>
      <w:r>
        <w:rPr>
          <w:noProof/>
        </w:rPr>
        <w:t>地图部分会被表格数据所覆盖，展示详细的列表数据。如图</w:t>
      </w:r>
      <w:r>
        <w:rPr>
          <w:rFonts w:hint="eastAsia"/>
          <w:noProof/>
        </w:rPr>
        <w:t>3</w:t>
      </w:r>
      <w:r>
        <w:rPr>
          <w:noProof/>
        </w:rPr>
        <w:t>-19</w:t>
      </w:r>
      <w:r>
        <w:rPr>
          <w:rFonts w:hint="eastAsia"/>
          <w:noProof/>
        </w:rPr>
        <w:t>所示</w:t>
      </w:r>
      <w:r>
        <w:rPr>
          <w:noProof/>
        </w:rPr>
        <w:t>：</w:t>
      </w:r>
    </w:p>
    <w:p w14:paraId="00C76EE5" w14:textId="73B6B597" w:rsidR="00415B5C" w:rsidRDefault="00415B5C" w:rsidP="00415B5C">
      <w:pPr>
        <w:pStyle w:val="aff4"/>
        <w:ind w:left="1140" w:firstLineChars="0" w:firstLine="0"/>
        <w:jc w:val="left"/>
        <w:rPr>
          <w:noProof/>
        </w:rPr>
      </w:pPr>
      <w:r>
        <w:rPr>
          <w:noProof/>
        </w:rPr>
        <w:lastRenderedPageBreak/>
        <w:drawing>
          <wp:inline distT="0" distB="0" distL="0" distR="0" wp14:anchorId="4361667B" wp14:editId="1053A920">
            <wp:extent cx="5579745" cy="1322705"/>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322705"/>
                    </a:xfrm>
                    <a:prstGeom prst="rect">
                      <a:avLst/>
                    </a:prstGeom>
                  </pic:spPr>
                </pic:pic>
              </a:graphicData>
            </a:graphic>
          </wp:inline>
        </w:drawing>
      </w:r>
    </w:p>
    <w:p w14:paraId="078B7DC2" w14:textId="147F786D" w:rsidR="00415B5C" w:rsidRDefault="00415B5C" w:rsidP="00415B5C">
      <w:pPr>
        <w:pStyle w:val="aff4"/>
        <w:ind w:left="1140" w:firstLineChars="0" w:firstLine="0"/>
        <w:jc w:val="center"/>
        <w:rPr>
          <w:b/>
          <w:color w:val="000000"/>
        </w:rPr>
      </w:pPr>
      <w:r w:rsidRPr="00F249DC">
        <w:rPr>
          <w:rFonts w:hint="eastAsia"/>
          <w:b/>
          <w:color w:val="000000"/>
        </w:rPr>
        <w:t>图</w:t>
      </w:r>
      <w:r>
        <w:rPr>
          <w:rFonts w:hint="eastAsia"/>
          <w:b/>
          <w:color w:val="000000"/>
        </w:rPr>
        <w:t xml:space="preserve">3-19 </w:t>
      </w:r>
      <w:r>
        <w:rPr>
          <w:rFonts w:hint="eastAsia"/>
          <w:b/>
          <w:color w:val="000000"/>
        </w:rPr>
        <w:t>地图展示</w:t>
      </w:r>
      <w:r>
        <w:rPr>
          <w:b/>
          <w:color w:val="000000"/>
        </w:rPr>
        <w:t>页面</w:t>
      </w:r>
      <w:r>
        <w:rPr>
          <w:rFonts w:hint="eastAsia"/>
          <w:b/>
          <w:color w:val="000000"/>
        </w:rPr>
        <w:t>左栏列表点击“</w:t>
      </w:r>
      <w:r>
        <w:rPr>
          <w:b/>
          <w:color w:val="000000"/>
        </w:rPr>
        <w:t>列表</w:t>
      </w:r>
      <w:r>
        <w:rPr>
          <w:rFonts w:hint="eastAsia"/>
          <w:b/>
          <w:color w:val="000000"/>
        </w:rPr>
        <w:t>详情</w:t>
      </w:r>
      <w:r>
        <w:rPr>
          <w:b/>
          <w:color w:val="000000"/>
        </w:rPr>
        <w:t>”</w:t>
      </w:r>
      <w:r>
        <w:rPr>
          <w:b/>
          <w:color w:val="000000"/>
        </w:rPr>
        <w:t>效果</w:t>
      </w:r>
    </w:p>
    <w:p w14:paraId="00E9B8B5" w14:textId="5F8F3571" w:rsidR="00415B5C" w:rsidRDefault="00415B5C" w:rsidP="00415B5C">
      <w:pPr>
        <w:pStyle w:val="aff4"/>
        <w:ind w:left="1140" w:firstLineChars="0" w:firstLine="0"/>
        <w:jc w:val="left"/>
        <w:rPr>
          <w:noProof/>
        </w:rPr>
      </w:pPr>
      <w:r>
        <w:rPr>
          <w:rFonts w:hint="eastAsia"/>
          <w:noProof/>
        </w:rPr>
        <w:t>当点击“</w:t>
      </w:r>
      <w:r w:rsidR="00E75D2D">
        <w:rPr>
          <w:rFonts w:hint="eastAsia"/>
          <w:noProof/>
        </w:rPr>
        <w:t>仅展示</w:t>
      </w:r>
      <w:r w:rsidR="00E75D2D">
        <w:rPr>
          <w:noProof/>
        </w:rPr>
        <w:t>此对象</w:t>
      </w:r>
      <w:r>
        <w:rPr>
          <w:rFonts w:hint="eastAsia"/>
          <w:noProof/>
        </w:rPr>
        <w:t>”按钮</w:t>
      </w:r>
      <w:r>
        <w:rPr>
          <w:noProof/>
        </w:rPr>
        <w:t>时</w:t>
      </w:r>
      <w:r>
        <w:rPr>
          <w:rFonts w:hint="eastAsia"/>
          <w:noProof/>
        </w:rPr>
        <w:t>，</w:t>
      </w:r>
      <w:r w:rsidR="00E75D2D">
        <w:rPr>
          <w:rFonts w:hint="eastAsia"/>
          <w:noProof/>
        </w:rPr>
        <w:t>按钮</w:t>
      </w:r>
      <w:r w:rsidR="00E75D2D">
        <w:rPr>
          <w:noProof/>
        </w:rPr>
        <w:t>会变红，</w:t>
      </w:r>
      <w:r w:rsidR="00E75D2D">
        <w:rPr>
          <w:rFonts w:hint="eastAsia"/>
          <w:noProof/>
        </w:rPr>
        <w:t>地图会</w:t>
      </w:r>
      <w:r w:rsidR="00E75D2D">
        <w:rPr>
          <w:noProof/>
        </w:rPr>
        <w:t>只展示当前对象的数据，隐藏其他的数据，再次点击</w:t>
      </w:r>
      <w:r w:rsidR="00E75D2D">
        <w:rPr>
          <w:rFonts w:hint="eastAsia"/>
          <w:noProof/>
        </w:rPr>
        <w:t>恢复</w:t>
      </w:r>
      <w:r w:rsidR="00E75D2D">
        <w:rPr>
          <w:noProof/>
        </w:rPr>
        <w:t>原状</w:t>
      </w:r>
      <w:r>
        <w:rPr>
          <w:noProof/>
        </w:rPr>
        <w:t>。如图</w:t>
      </w:r>
      <w:r>
        <w:rPr>
          <w:rFonts w:hint="eastAsia"/>
          <w:noProof/>
        </w:rPr>
        <w:t>3</w:t>
      </w:r>
      <w:r>
        <w:rPr>
          <w:noProof/>
        </w:rPr>
        <w:t>-</w:t>
      </w:r>
      <w:r w:rsidR="00E75D2D">
        <w:rPr>
          <w:noProof/>
        </w:rPr>
        <w:t>20</w:t>
      </w:r>
      <w:r w:rsidR="00E75D2D">
        <w:rPr>
          <w:rFonts w:hint="eastAsia"/>
          <w:noProof/>
        </w:rPr>
        <w:t>与</w:t>
      </w:r>
      <w:r>
        <w:rPr>
          <w:rFonts w:hint="eastAsia"/>
          <w:noProof/>
        </w:rPr>
        <w:t>所示</w:t>
      </w:r>
      <w:r>
        <w:rPr>
          <w:noProof/>
        </w:rPr>
        <w:t>：</w:t>
      </w:r>
    </w:p>
    <w:p w14:paraId="30C84387" w14:textId="3876F6A3" w:rsidR="00415B5C" w:rsidRPr="00415B5C" w:rsidRDefault="00E75D2D" w:rsidP="00415B5C">
      <w:pPr>
        <w:pStyle w:val="aff4"/>
        <w:ind w:left="1140" w:firstLineChars="0" w:firstLine="0"/>
        <w:jc w:val="center"/>
        <w:rPr>
          <w:b/>
          <w:color w:val="000000"/>
        </w:rPr>
      </w:pPr>
      <w:r>
        <w:rPr>
          <w:noProof/>
        </w:rPr>
        <w:drawing>
          <wp:inline distT="0" distB="0" distL="0" distR="0" wp14:anchorId="71AC3DF2" wp14:editId="035A40DC">
            <wp:extent cx="5579745" cy="2839720"/>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839720"/>
                    </a:xfrm>
                    <a:prstGeom prst="rect">
                      <a:avLst/>
                    </a:prstGeom>
                  </pic:spPr>
                </pic:pic>
              </a:graphicData>
            </a:graphic>
          </wp:inline>
        </w:drawing>
      </w:r>
    </w:p>
    <w:p w14:paraId="3285493D" w14:textId="165B0E3D" w:rsidR="00E75D2D" w:rsidRDefault="00E75D2D" w:rsidP="00E75D2D">
      <w:pPr>
        <w:pStyle w:val="aff4"/>
        <w:ind w:left="1140" w:firstLineChars="0" w:firstLine="0"/>
        <w:jc w:val="center"/>
        <w:rPr>
          <w:b/>
          <w:color w:val="000000"/>
        </w:rPr>
      </w:pPr>
      <w:r w:rsidRPr="00F249DC">
        <w:rPr>
          <w:rFonts w:hint="eastAsia"/>
          <w:b/>
          <w:color w:val="000000"/>
        </w:rPr>
        <w:t>图</w:t>
      </w:r>
      <w:r>
        <w:rPr>
          <w:rFonts w:hint="eastAsia"/>
          <w:b/>
          <w:color w:val="000000"/>
        </w:rPr>
        <w:t xml:space="preserve">3-20 </w:t>
      </w:r>
      <w:r>
        <w:rPr>
          <w:rFonts w:hint="eastAsia"/>
          <w:b/>
          <w:color w:val="000000"/>
        </w:rPr>
        <w:t>地图展示</w:t>
      </w:r>
      <w:r>
        <w:rPr>
          <w:b/>
          <w:color w:val="000000"/>
        </w:rPr>
        <w:t>页面</w:t>
      </w:r>
      <w:r>
        <w:rPr>
          <w:rFonts w:hint="eastAsia"/>
          <w:b/>
          <w:color w:val="000000"/>
        </w:rPr>
        <w:t>左栏列表点击“仅展示此</w:t>
      </w:r>
      <w:r>
        <w:rPr>
          <w:b/>
          <w:color w:val="000000"/>
        </w:rPr>
        <w:t>对象</w:t>
      </w:r>
      <w:r>
        <w:rPr>
          <w:b/>
          <w:color w:val="000000"/>
        </w:rPr>
        <w:t>”</w:t>
      </w:r>
      <w:r>
        <w:rPr>
          <w:b/>
          <w:color w:val="000000"/>
        </w:rPr>
        <w:t>效果</w:t>
      </w:r>
    </w:p>
    <w:p w14:paraId="0DD35FF9" w14:textId="77777777" w:rsidR="00415B5C" w:rsidRDefault="00415B5C" w:rsidP="00415B5C">
      <w:pPr>
        <w:pStyle w:val="aff4"/>
        <w:ind w:left="1140" w:firstLineChars="0" w:firstLine="0"/>
        <w:jc w:val="center"/>
        <w:rPr>
          <w:rFonts w:ascii="宋体" w:hAnsi="宋体"/>
          <w:color w:val="000000"/>
          <w:sz w:val="24"/>
        </w:rPr>
      </w:pPr>
    </w:p>
    <w:p w14:paraId="6FB533E5" w14:textId="77777777" w:rsidR="00E75D2D" w:rsidRDefault="00E75D2D" w:rsidP="00415B5C">
      <w:pPr>
        <w:pStyle w:val="aff4"/>
        <w:ind w:left="1140" w:firstLineChars="0" w:firstLine="0"/>
        <w:jc w:val="center"/>
        <w:rPr>
          <w:rFonts w:ascii="宋体" w:hAnsi="宋体"/>
          <w:color w:val="000000"/>
          <w:sz w:val="24"/>
        </w:rPr>
      </w:pPr>
    </w:p>
    <w:p w14:paraId="1594BAE0" w14:textId="77777777" w:rsidR="00E75D2D" w:rsidRDefault="00E75D2D" w:rsidP="00415B5C">
      <w:pPr>
        <w:pStyle w:val="aff4"/>
        <w:ind w:left="1140" w:firstLineChars="0" w:firstLine="0"/>
        <w:jc w:val="center"/>
        <w:rPr>
          <w:rFonts w:ascii="宋体" w:hAnsi="宋体"/>
          <w:color w:val="000000"/>
          <w:sz w:val="24"/>
        </w:rPr>
      </w:pPr>
    </w:p>
    <w:p w14:paraId="05D1DF65" w14:textId="77777777" w:rsidR="00E75D2D" w:rsidRDefault="00E75D2D" w:rsidP="00415B5C">
      <w:pPr>
        <w:pStyle w:val="aff4"/>
        <w:ind w:left="1140" w:firstLineChars="0" w:firstLine="0"/>
        <w:jc w:val="center"/>
        <w:rPr>
          <w:rFonts w:ascii="宋体" w:hAnsi="宋体"/>
          <w:color w:val="000000"/>
          <w:sz w:val="24"/>
        </w:rPr>
      </w:pPr>
    </w:p>
    <w:p w14:paraId="5F73EC1F" w14:textId="77777777" w:rsidR="00E75D2D" w:rsidRDefault="00E75D2D" w:rsidP="00415B5C">
      <w:pPr>
        <w:pStyle w:val="aff4"/>
        <w:ind w:left="1140" w:firstLineChars="0" w:firstLine="0"/>
        <w:jc w:val="center"/>
        <w:rPr>
          <w:rFonts w:ascii="宋体" w:hAnsi="宋体"/>
          <w:color w:val="000000"/>
          <w:sz w:val="24"/>
        </w:rPr>
      </w:pPr>
    </w:p>
    <w:p w14:paraId="7D365792" w14:textId="77777777" w:rsidR="00E75D2D" w:rsidRDefault="00E75D2D" w:rsidP="00415B5C">
      <w:pPr>
        <w:pStyle w:val="aff4"/>
        <w:ind w:left="1140" w:firstLineChars="0" w:firstLine="0"/>
        <w:jc w:val="center"/>
        <w:rPr>
          <w:rFonts w:ascii="宋体" w:hAnsi="宋体"/>
          <w:color w:val="000000"/>
          <w:sz w:val="24"/>
        </w:rPr>
      </w:pPr>
    </w:p>
    <w:p w14:paraId="28CA74FA" w14:textId="77777777" w:rsidR="00E75D2D" w:rsidRDefault="00E75D2D" w:rsidP="00415B5C">
      <w:pPr>
        <w:pStyle w:val="aff4"/>
        <w:ind w:left="1140" w:firstLineChars="0" w:firstLine="0"/>
        <w:jc w:val="center"/>
        <w:rPr>
          <w:rFonts w:ascii="宋体" w:hAnsi="宋体"/>
          <w:color w:val="000000"/>
          <w:sz w:val="24"/>
        </w:rPr>
      </w:pPr>
    </w:p>
    <w:p w14:paraId="79F654E3" w14:textId="77777777" w:rsidR="00E75D2D" w:rsidRPr="00E75D2D" w:rsidRDefault="00E75D2D" w:rsidP="00415B5C">
      <w:pPr>
        <w:pStyle w:val="aff4"/>
        <w:ind w:left="1140" w:firstLineChars="0" w:firstLine="0"/>
        <w:jc w:val="center"/>
        <w:rPr>
          <w:rFonts w:ascii="宋体" w:hAnsi="宋体"/>
          <w:color w:val="000000"/>
          <w:sz w:val="24"/>
        </w:rPr>
      </w:pPr>
    </w:p>
    <w:p w14:paraId="359CB8ED" w14:textId="0C2ED895" w:rsidR="00196D4D" w:rsidRDefault="00196D4D" w:rsidP="00196D4D">
      <w:pPr>
        <w:pStyle w:val="aff4"/>
        <w:numPr>
          <w:ilvl w:val="0"/>
          <w:numId w:val="18"/>
        </w:numPr>
        <w:ind w:firstLineChars="0"/>
        <w:jc w:val="left"/>
        <w:rPr>
          <w:rFonts w:ascii="宋体" w:hAnsi="宋体"/>
          <w:color w:val="000000"/>
          <w:sz w:val="24"/>
        </w:rPr>
      </w:pPr>
      <w:r>
        <w:rPr>
          <w:rFonts w:ascii="宋体" w:hAnsi="宋体" w:hint="eastAsia"/>
          <w:color w:val="000000"/>
          <w:sz w:val="24"/>
        </w:rPr>
        <w:t>告警</w:t>
      </w:r>
      <w:r>
        <w:rPr>
          <w:rFonts w:ascii="宋体" w:hAnsi="宋体"/>
          <w:color w:val="000000"/>
          <w:sz w:val="24"/>
        </w:rPr>
        <w:t>管理页面</w:t>
      </w:r>
    </w:p>
    <w:p w14:paraId="14021C1A" w14:textId="0A107856" w:rsidR="00E75D2D" w:rsidRDefault="00E75D2D" w:rsidP="00E75D2D">
      <w:pPr>
        <w:pStyle w:val="aff4"/>
        <w:ind w:left="1140" w:firstLineChars="0" w:firstLine="0"/>
        <w:jc w:val="left"/>
        <w:rPr>
          <w:rFonts w:ascii="宋体" w:hAnsi="宋体"/>
          <w:color w:val="000000"/>
          <w:sz w:val="24"/>
        </w:rPr>
      </w:pPr>
      <w:r>
        <w:rPr>
          <w:rFonts w:ascii="宋体" w:hAnsi="宋体" w:hint="eastAsia"/>
          <w:color w:val="000000"/>
          <w:sz w:val="24"/>
        </w:rPr>
        <w:t>告警</w:t>
      </w:r>
      <w:r>
        <w:rPr>
          <w:rFonts w:ascii="宋体" w:hAnsi="宋体"/>
          <w:color w:val="000000"/>
          <w:sz w:val="24"/>
        </w:rPr>
        <w:t>页面的“</w:t>
      </w:r>
      <w:r>
        <w:rPr>
          <w:rFonts w:ascii="宋体" w:hAnsi="宋体" w:hint="eastAsia"/>
          <w:color w:val="000000"/>
          <w:sz w:val="24"/>
        </w:rPr>
        <w:t>列表</w:t>
      </w:r>
      <w:r>
        <w:rPr>
          <w:rFonts w:ascii="宋体" w:hAnsi="宋体"/>
          <w:color w:val="000000"/>
          <w:sz w:val="24"/>
        </w:rPr>
        <w:t>详情”</w:t>
      </w:r>
      <w:r>
        <w:rPr>
          <w:rFonts w:ascii="宋体" w:hAnsi="宋体" w:hint="eastAsia"/>
          <w:color w:val="000000"/>
          <w:sz w:val="24"/>
        </w:rPr>
        <w:t>与</w:t>
      </w:r>
      <w:r>
        <w:rPr>
          <w:rFonts w:ascii="宋体" w:hAnsi="宋体"/>
          <w:color w:val="000000"/>
          <w:sz w:val="24"/>
        </w:rPr>
        <w:t>“</w:t>
      </w:r>
      <w:r>
        <w:rPr>
          <w:rFonts w:ascii="宋体" w:hAnsi="宋体" w:hint="eastAsia"/>
          <w:color w:val="000000"/>
          <w:sz w:val="24"/>
        </w:rPr>
        <w:t>仅</w:t>
      </w:r>
      <w:r>
        <w:rPr>
          <w:rFonts w:ascii="宋体" w:hAnsi="宋体"/>
          <w:color w:val="000000"/>
          <w:sz w:val="24"/>
        </w:rPr>
        <w:t>展示此对象”</w:t>
      </w:r>
      <w:r>
        <w:rPr>
          <w:rFonts w:ascii="宋体" w:hAnsi="宋体" w:hint="eastAsia"/>
          <w:color w:val="000000"/>
          <w:sz w:val="24"/>
        </w:rPr>
        <w:t>逻辑</w:t>
      </w:r>
      <w:r>
        <w:rPr>
          <w:rFonts w:ascii="宋体" w:hAnsi="宋体"/>
          <w:color w:val="000000"/>
          <w:sz w:val="24"/>
        </w:rPr>
        <w:t>如地图展示页面一样，</w:t>
      </w:r>
      <w:r>
        <w:rPr>
          <w:rFonts w:ascii="宋体" w:hAnsi="宋体" w:hint="eastAsia"/>
          <w:color w:val="000000"/>
          <w:sz w:val="24"/>
        </w:rPr>
        <w:lastRenderedPageBreak/>
        <w:t>告警</w:t>
      </w:r>
      <w:r>
        <w:rPr>
          <w:rFonts w:ascii="宋体" w:hAnsi="宋体"/>
          <w:color w:val="000000"/>
          <w:sz w:val="24"/>
        </w:rPr>
        <w:t>页面多了一个删除功能，</w:t>
      </w:r>
      <w:r>
        <w:rPr>
          <w:rFonts w:ascii="宋体" w:hAnsi="宋体" w:hint="eastAsia"/>
          <w:color w:val="000000"/>
          <w:sz w:val="24"/>
        </w:rPr>
        <w:t>可以</w:t>
      </w:r>
      <w:r>
        <w:rPr>
          <w:rFonts w:ascii="宋体" w:hAnsi="宋体"/>
          <w:color w:val="000000"/>
          <w:sz w:val="24"/>
        </w:rPr>
        <w:t>删除</w:t>
      </w:r>
      <w:r>
        <w:rPr>
          <w:rFonts w:ascii="宋体" w:hAnsi="宋体" w:hint="eastAsia"/>
          <w:color w:val="000000"/>
          <w:sz w:val="24"/>
        </w:rPr>
        <w:t>配置</w:t>
      </w:r>
      <w:r>
        <w:rPr>
          <w:rFonts w:ascii="宋体" w:hAnsi="宋体"/>
          <w:color w:val="000000"/>
          <w:sz w:val="24"/>
        </w:rPr>
        <w:t>的告警</w:t>
      </w:r>
      <w:r>
        <w:rPr>
          <w:rFonts w:ascii="宋体" w:hAnsi="宋体" w:hint="eastAsia"/>
          <w:color w:val="000000"/>
          <w:sz w:val="24"/>
        </w:rPr>
        <w:t>，</w:t>
      </w:r>
      <w:r>
        <w:rPr>
          <w:rFonts w:ascii="宋体" w:hAnsi="宋体"/>
          <w:color w:val="000000"/>
          <w:sz w:val="24"/>
        </w:rPr>
        <w:t>如图</w:t>
      </w:r>
      <w:r>
        <w:rPr>
          <w:rFonts w:ascii="宋体" w:hAnsi="宋体" w:hint="eastAsia"/>
          <w:color w:val="000000"/>
          <w:sz w:val="24"/>
        </w:rPr>
        <w:t>3</w:t>
      </w:r>
      <w:r>
        <w:rPr>
          <w:rFonts w:ascii="宋体" w:hAnsi="宋体"/>
          <w:color w:val="000000"/>
          <w:sz w:val="24"/>
        </w:rPr>
        <w:t>-21</w:t>
      </w:r>
      <w:r>
        <w:rPr>
          <w:rFonts w:ascii="宋体" w:hAnsi="宋体" w:hint="eastAsia"/>
          <w:color w:val="000000"/>
          <w:sz w:val="24"/>
        </w:rPr>
        <w:t>所示</w:t>
      </w:r>
      <w:r>
        <w:rPr>
          <w:rFonts w:ascii="宋体" w:hAnsi="宋体"/>
          <w:color w:val="000000"/>
          <w:sz w:val="24"/>
        </w:rPr>
        <w:t>：</w:t>
      </w:r>
    </w:p>
    <w:p w14:paraId="34E53F34" w14:textId="0765E1AB" w:rsidR="00E75D2D" w:rsidRDefault="00E75D2D" w:rsidP="00E75D2D">
      <w:pPr>
        <w:pStyle w:val="aff4"/>
        <w:ind w:left="1140" w:firstLineChars="0" w:firstLine="0"/>
        <w:jc w:val="left"/>
        <w:rPr>
          <w:rFonts w:ascii="宋体" w:hAnsi="宋体"/>
          <w:color w:val="000000"/>
          <w:sz w:val="24"/>
        </w:rPr>
      </w:pPr>
      <w:r>
        <w:rPr>
          <w:noProof/>
        </w:rPr>
        <w:drawing>
          <wp:inline distT="0" distB="0" distL="0" distR="0" wp14:anchorId="6A8F1D1C" wp14:editId="395AE94E">
            <wp:extent cx="5579745" cy="1875155"/>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875155"/>
                    </a:xfrm>
                    <a:prstGeom prst="rect">
                      <a:avLst/>
                    </a:prstGeom>
                  </pic:spPr>
                </pic:pic>
              </a:graphicData>
            </a:graphic>
          </wp:inline>
        </w:drawing>
      </w:r>
    </w:p>
    <w:p w14:paraId="1421BBEE" w14:textId="7BC61AB1" w:rsidR="00E75D2D" w:rsidRDefault="00E75D2D" w:rsidP="00E75D2D">
      <w:pPr>
        <w:pStyle w:val="aff4"/>
        <w:ind w:left="1140" w:firstLineChars="0" w:firstLine="0"/>
        <w:jc w:val="center"/>
        <w:rPr>
          <w:b/>
          <w:color w:val="000000"/>
        </w:rPr>
      </w:pPr>
      <w:r w:rsidRPr="00F249DC">
        <w:rPr>
          <w:rFonts w:hint="eastAsia"/>
          <w:b/>
          <w:color w:val="000000"/>
        </w:rPr>
        <w:t>图</w:t>
      </w:r>
      <w:r>
        <w:rPr>
          <w:rFonts w:hint="eastAsia"/>
          <w:b/>
          <w:color w:val="000000"/>
        </w:rPr>
        <w:t xml:space="preserve">3-21 </w:t>
      </w:r>
      <w:r>
        <w:rPr>
          <w:rFonts w:hint="eastAsia"/>
          <w:b/>
          <w:color w:val="000000"/>
        </w:rPr>
        <w:t>告警管理</w:t>
      </w:r>
      <w:r>
        <w:rPr>
          <w:b/>
          <w:color w:val="000000"/>
        </w:rPr>
        <w:t>页面</w:t>
      </w:r>
      <w:r>
        <w:rPr>
          <w:rFonts w:hint="eastAsia"/>
          <w:b/>
          <w:color w:val="000000"/>
        </w:rPr>
        <w:t>左栏列表点击“删除</w:t>
      </w:r>
      <w:r>
        <w:rPr>
          <w:b/>
          <w:color w:val="000000"/>
        </w:rPr>
        <w:t>”</w:t>
      </w:r>
      <w:r>
        <w:rPr>
          <w:rFonts w:hint="eastAsia"/>
          <w:b/>
          <w:color w:val="000000"/>
        </w:rPr>
        <w:t>按钮</w:t>
      </w:r>
      <w:r>
        <w:rPr>
          <w:b/>
          <w:color w:val="000000"/>
        </w:rPr>
        <w:t>效果</w:t>
      </w:r>
    </w:p>
    <w:p w14:paraId="7A237FE6" w14:textId="77777777" w:rsidR="00E75D2D" w:rsidRPr="00E75D2D" w:rsidRDefault="00E75D2D" w:rsidP="00E75D2D">
      <w:pPr>
        <w:pStyle w:val="aff4"/>
        <w:ind w:left="1140" w:firstLineChars="0" w:firstLine="0"/>
        <w:jc w:val="left"/>
        <w:rPr>
          <w:rFonts w:ascii="宋体" w:hAnsi="宋体"/>
          <w:color w:val="000000"/>
          <w:sz w:val="24"/>
        </w:rPr>
      </w:pPr>
    </w:p>
    <w:p w14:paraId="43A21E8D" w14:textId="2B5B940B" w:rsidR="00196D4D" w:rsidRDefault="00196D4D" w:rsidP="00A55C87">
      <w:pPr>
        <w:pStyle w:val="aff4"/>
        <w:numPr>
          <w:ilvl w:val="0"/>
          <w:numId w:val="17"/>
        </w:numPr>
        <w:ind w:firstLineChars="0"/>
        <w:jc w:val="left"/>
        <w:rPr>
          <w:rFonts w:ascii="宋体" w:hAnsi="宋体"/>
          <w:color w:val="000000"/>
          <w:sz w:val="24"/>
        </w:rPr>
      </w:pPr>
      <w:r>
        <w:rPr>
          <w:rFonts w:ascii="宋体" w:hAnsi="宋体" w:hint="eastAsia"/>
          <w:color w:val="000000"/>
          <w:sz w:val="24"/>
        </w:rPr>
        <w:t>地图</w:t>
      </w:r>
      <w:r>
        <w:rPr>
          <w:rFonts w:ascii="宋体" w:hAnsi="宋体"/>
          <w:color w:val="000000"/>
          <w:sz w:val="24"/>
        </w:rPr>
        <w:t>部分</w:t>
      </w:r>
    </w:p>
    <w:p w14:paraId="346B28AA" w14:textId="1F9B4A0E" w:rsidR="00196D4D" w:rsidRDefault="00E75D2D" w:rsidP="00AB7A7B">
      <w:pPr>
        <w:pStyle w:val="aff4"/>
        <w:ind w:leftChars="200" w:left="420" w:firstLineChars="0" w:firstLine="0"/>
        <w:jc w:val="left"/>
        <w:rPr>
          <w:rFonts w:ascii="宋体" w:hAnsi="宋体"/>
          <w:color w:val="000000"/>
          <w:sz w:val="24"/>
        </w:rPr>
      </w:pPr>
      <w:r>
        <w:rPr>
          <w:rFonts w:ascii="宋体" w:hAnsi="宋体" w:hint="eastAsia"/>
          <w:color w:val="000000"/>
          <w:sz w:val="24"/>
        </w:rPr>
        <w:t>由于</w:t>
      </w:r>
      <w:r>
        <w:rPr>
          <w:rFonts w:ascii="宋体" w:hAnsi="宋体"/>
          <w:color w:val="000000"/>
          <w:sz w:val="24"/>
        </w:rPr>
        <w:t>地图展示页面主要是查询和展示，而</w:t>
      </w:r>
      <w:r>
        <w:rPr>
          <w:rFonts w:ascii="宋体" w:hAnsi="宋体" w:hint="eastAsia"/>
          <w:color w:val="000000"/>
          <w:sz w:val="24"/>
        </w:rPr>
        <w:t>地理区域</w:t>
      </w:r>
      <w:r>
        <w:rPr>
          <w:rFonts w:ascii="宋体" w:hAnsi="宋体"/>
          <w:color w:val="000000"/>
          <w:sz w:val="24"/>
        </w:rPr>
        <w:t>的查询</w:t>
      </w:r>
      <w:r>
        <w:rPr>
          <w:rFonts w:ascii="宋体" w:hAnsi="宋体" w:hint="eastAsia"/>
          <w:color w:val="000000"/>
          <w:sz w:val="24"/>
        </w:rPr>
        <w:t>如果</w:t>
      </w:r>
      <w:r>
        <w:rPr>
          <w:rFonts w:ascii="宋体" w:hAnsi="宋体"/>
          <w:color w:val="000000"/>
          <w:sz w:val="24"/>
        </w:rPr>
        <w:t>通过</w:t>
      </w:r>
      <w:r>
        <w:rPr>
          <w:rFonts w:ascii="宋体" w:hAnsi="宋体" w:hint="eastAsia"/>
          <w:color w:val="000000"/>
          <w:sz w:val="24"/>
        </w:rPr>
        <w:t>表单进行</w:t>
      </w:r>
      <w:r>
        <w:rPr>
          <w:rFonts w:ascii="宋体" w:hAnsi="宋体"/>
          <w:color w:val="000000"/>
          <w:sz w:val="24"/>
        </w:rPr>
        <w:t>操作太过于</w:t>
      </w:r>
      <w:r>
        <w:rPr>
          <w:rFonts w:ascii="宋体" w:hAnsi="宋体" w:hint="eastAsia"/>
          <w:color w:val="000000"/>
          <w:sz w:val="24"/>
        </w:rPr>
        <w:t>牵强</w:t>
      </w:r>
      <w:r>
        <w:rPr>
          <w:rFonts w:ascii="宋体" w:hAnsi="宋体"/>
          <w:color w:val="000000"/>
          <w:sz w:val="24"/>
        </w:rPr>
        <w:t>，所以区域查询是</w:t>
      </w:r>
      <w:r>
        <w:rPr>
          <w:rFonts w:ascii="宋体" w:hAnsi="宋体" w:hint="eastAsia"/>
          <w:color w:val="000000"/>
          <w:sz w:val="24"/>
        </w:rPr>
        <w:t>通过</w:t>
      </w:r>
      <w:r>
        <w:rPr>
          <w:rFonts w:ascii="宋体" w:hAnsi="宋体"/>
          <w:color w:val="000000"/>
          <w:sz w:val="24"/>
        </w:rPr>
        <w:t>在地图上点击右键</w:t>
      </w:r>
      <w:r>
        <w:rPr>
          <w:rFonts w:ascii="宋体" w:hAnsi="宋体" w:hint="eastAsia"/>
          <w:color w:val="000000"/>
          <w:sz w:val="24"/>
        </w:rPr>
        <w:t>后</w:t>
      </w:r>
      <w:r>
        <w:rPr>
          <w:rFonts w:ascii="宋体" w:hAnsi="宋体"/>
          <w:color w:val="000000"/>
          <w:sz w:val="24"/>
        </w:rPr>
        <w:t>，绘制一个矩形进行矩形区域查询，如图</w:t>
      </w:r>
      <w:r>
        <w:rPr>
          <w:rFonts w:ascii="宋体" w:hAnsi="宋体" w:hint="eastAsia"/>
          <w:color w:val="000000"/>
          <w:sz w:val="24"/>
        </w:rPr>
        <w:t>3</w:t>
      </w:r>
      <w:r>
        <w:rPr>
          <w:rFonts w:ascii="宋体" w:hAnsi="宋体"/>
          <w:color w:val="000000"/>
          <w:sz w:val="24"/>
        </w:rPr>
        <w:t>-22</w:t>
      </w:r>
      <w:r>
        <w:rPr>
          <w:rFonts w:ascii="宋体" w:hAnsi="宋体" w:hint="eastAsia"/>
          <w:color w:val="000000"/>
          <w:sz w:val="24"/>
        </w:rPr>
        <w:t>所示</w:t>
      </w:r>
      <w:r>
        <w:rPr>
          <w:rFonts w:ascii="宋体" w:hAnsi="宋体"/>
          <w:color w:val="000000"/>
          <w:sz w:val="24"/>
        </w:rPr>
        <w:t>：</w:t>
      </w:r>
    </w:p>
    <w:p w14:paraId="2374B71B" w14:textId="505B580E" w:rsidR="00E75D2D" w:rsidRDefault="005D2F7F" w:rsidP="00AB7A7B">
      <w:pPr>
        <w:pStyle w:val="aff4"/>
        <w:ind w:leftChars="200" w:left="420" w:firstLineChars="0" w:firstLine="0"/>
        <w:jc w:val="center"/>
        <w:rPr>
          <w:rFonts w:ascii="宋体" w:hAnsi="宋体"/>
          <w:color w:val="000000"/>
          <w:sz w:val="24"/>
        </w:rPr>
      </w:pPr>
      <w:r>
        <w:rPr>
          <w:noProof/>
        </w:rPr>
        <w:drawing>
          <wp:inline distT="0" distB="0" distL="0" distR="0" wp14:anchorId="5B4DFDA8" wp14:editId="5A08F770">
            <wp:extent cx="3228975" cy="11811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8975" cy="1181100"/>
                    </a:xfrm>
                    <a:prstGeom prst="rect">
                      <a:avLst/>
                    </a:prstGeom>
                  </pic:spPr>
                </pic:pic>
              </a:graphicData>
            </a:graphic>
          </wp:inline>
        </w:drawing>
      </w:r>
    </w:p>
    <w:p w14:paraId="00B70FE1" w14:textId="61B3DD5E" w:rsidR="005D2F7F" w:rsidRDefault="005D2F7F" w:rsidP="00AB7A7B">
      <w:pPr>
        <w:pStyle w:val="aff4"/>
        <w:ind w:leftChars="200" w:left="420" w:firstLineChars="0" w:firstLine="0"/>
        <w:jc w:val="center"/>
        <w:rPr>
          <w:b/>
          <w:color w:val="000000"/>
        </w:rPr>
      </w:pPr>
      <w:r w:rsidRPr="00F249DC">
        <w:rPr>
          <w:rFonts w:hint="eastAsia"/>
          <w:b/>
          <w:color w:val="000000"/>
        </w:rPr>
        <w:t>图</w:t>
      </w:r>
      <w:r>
        <w:rPr>
          <w:rFonts w:hint="eastAsia"/>
          <w:b/>
          <w:color w:val="000000"/>
        </w:rPr>
        <w:t xml:space="preserve">3-22 </w:t>
      </w:r>
      <w:r>
        <w:rPr>
          <w:rFonts w:hint="eastAsia"/>
          <w:b/>
          <w:color w:val="000000"/>
        </w:rPr>
        <w:t>地图展示</w:t>
      </w:r>
      <w:r>
        <w:rPr>
          <w:b/>
          <w:color w:val="000000"/>
        </w:rPr>
        <w:t>页面</w:t>
      </w:r>
      <w:r>
        <w:rPr>
          <w:rFonts w:hint="eastAsia"/>
          <w:b/>
          <w:color w:val="000000"/>
        </w:rPr>
        <w:t>地图区域</w:t>
      </w:r>
      <w:r>
        <w:rPr>
          <w:b/>
          <w:color w:val="000000"/>
        </w:rPr>
        <w:t>查询</w:t>
      </w:r>
    </w:p>
    <w:p w14:paraId="74194CEB" w14:textId="77777777" w:rsidR="005D2F7F" w:rsidRDefault="005D2F7F" w:rsidP="00AB7A7B">
      <w:pPr>
        <w:pStyle w:val="aff4"/>
        <w:ind w:leftChars="200" w:left="420" w:firstLineChars="0" w:firstLine="0"/>
        <w:jc w:val="center"/>
        <w:rPr>
          <w:rFonts w:ascii="宋体" w:hAnsi="宋体"/>
          <w:color w:val="000000"/>
          <w:sz w:val="24"/>
        </w:rPr>
      </w:pPr>
    </w:p>
    <w:p w14:paraId="1B43F779" w14:textId="77777777" w:rsidR="005D2F7F" w:rsidRDefault="005D2F7F" w:rsidP="00AB7A7B">
      <w:pPr>
        <w:pStyle w:val="aff4"/>
        <w:ind w:leftChars="200" w:left="420" w:firstLineChars="0" w:firstLine="0"/>
        <w:jc w:val="center"/>
        <w:rPr>
          <w:rFonts w:ascii="宋体" w:hAnsi="宋体"/>
          <w:color w:val="000000"/>
          <w:sz w:val="24"/>
        </w:rPr>
      </w:pPr>
    </w:p>
    <w:p w14:paraId="1979AD82" w14:textId="77777777" w:rsidR="005D2F7F" w:rsidRDefault="005D2F7F" w:rsidP="00AB7A7B">
      <w:pPr>
        <w:pStyle w:val="aff4"/>
        <w:ind w:leftChars="200" w:left="420" w:firstLineChars="0" w:firstLine="0"/>
        <w:jc w:val="center"/>
        <w:rPr>
          <w:rFonts w:ascii="宋体" w:hAnsi="宋体"/>
          <w:color w:val="000000"/>
          <w:sz w:val="24"/>
        </w:rPr>
      </w:pPr>
    </w:p>
    <w:p w14:paraId="6C0211D1" w14:textId="77777777" w:rsidR="005D2F7F" w:rsidRDefault="005D2F7F" w:rsidP="00AB7A7B">
      <w:pPr>
        <w:pStyle w:val="aff4"/>
        <w:ind w:leftChars="200" w:left="420" w:firstLineChars="0" w:firstLine="0"/>
        <w:jc w:val="center"/>
        <w:rPr>
          <w:rFonts w:ascii="宋体" w:hAnsi="宋体"/>
          <w:color w:val="000000"/>
          <w:sz w:val="24"/>
        </w:rPr>
      </w:pPr>
    </w:p>
    <w:p w14:paraId="2672649B" w14:textId="77777777" w:rsidR="005D2F7F" w:rsidRDefault="005D2F7F" w:rsidP="00AB7A7B">
      <w:pPr>
        <w:pStyle w:val="aff4"/>
        <w:ind w:leftChars="200" w:left="420" w:firstLineChars="0" w:firstLine="0"/>
        <w:jc w:val="center"/>
        <w:rPr>
          <w:rFonts w:ascii="宋体" w:hAnsi="宋体"/>
          <w:color w:val="000000"/>
          <w:sz w:val="24"/>
        </w:rPr>
      </w:pPr>
    </w:p>
    <w:p w14:paraId="0D8A5485" w14:textId="77777777" w:rsidR="005D2F7F" w:rsidRDefault="005D2F7F" w:rsidP="00AB7A7B">
      <w:pPr>
        <w:pStyle w:val="aff4"/>
        <w:ind w:leftChars="200" w:left="420" w:firstLineChars="0" w:firstLine="0"/>
        <w:jc w:val="center"/>
        <w:rPr>
          <w:rFonts w:ascii="宋体" w:hAnsi="宋体"/>
          <w:color w:val="000000"/>
          <w:sz w:val="24"/>
        </w:rPr>
      </w:pPr>
    </w:p>
    <w:p w14:paraId="0ED92D5D" w14:textId="77777777" w:rsidR="005D2F7F" w:rsidRPr="005D2F7F" w:rsidRDefault="005D2F7F" w:rsidP="00AB7A7B">
      <w:pPr>
        <w:pStyle w:val="aff4"/>
        <w:ind w:leftChars="200" w:left="420" w:firstLineChars="0" w:firstLine="0"/>
        <w:jc w:val="center"/>
        <w:rPr>
          <w:rFonts w:ascii="宋体" w:hAnsi="宋体"/>
          <w:color w:val="000000"/>
          <w:sz w:val="24"/>
        </w:rPr>
      </w:pPr>
    </w:p>
    <w:p w14:paraId="250962A0" w14:textId="038A57D5" w:rsidR="005D2F7F" w:rsidRDefault="005D2F7F" w:rsidP="00AB7A7B">
      <w:pPr>
        <w:pStyle w:val="aff4"/>
        <w:ind w:leftChars="200" w:left="420" w:firstLineChars="0" w:firstLine="0"/>
        <w:jc w:val="left"/>
        <w:rPr>
          <w:rFonts w:ascii="宋体" w:hAnsi="宋体"/>
          <w:color w:val="000000"/>
          <w:sz w:val="24"/>
        </w:rPr>
      </w:pPr>
      <w:r>
        <w:rPr>
          <w:rFonts w:ascii="宋体" w:hAnsi="宋体" w:hint="eastAsia"/>
          <w:color w:val="000000"/>
          <w:sz w:val="24"/>
        </w:rPr>
        <w:t>点击</w:t>
      </w:r>
      <w:r>
        <w:rPr>
          <w:rFonts w:ascii="宋体" w:hAnsi="宋体"/>
          <w:color w:val="000000"/>
          <w:sz w:val="24"/>
        </w:rPr>
        <w:t>地图上标注点也会展示这个标注点的详细信息</w:t>
      </w:r>
      <w:r>
        <w:rPr>
          <w:rFonts w:ascii="宋体" w:hAnsi="宋体" w:hint="eastAsia"/>
          <w:color w:val="000000"/>
          <w:sz w:val="24"/>
        </w:rPr>
        <w:t>，点击</w:t>
      </w:r>
      <w:r>
        <w:rPr>
          <w:rFonts w:ascii="宋体" w:hAnsi="宋体"/>
          <w:color w:val="000000"/>
          <w:sz w:val="24"/>
        </w:rPr>
        <w:t>详细信息的手机图标可</w:t>
      </w:r>
      <w:r>
        <w:rPr>
          <w:rFonts w:ascii="宋体" w:hAnsi="宋体" w:hint="eastAsia"/>
          <w:color w:val="000000"/>
          <w:sz w:val="24"/>
        </w:rPr>
        <w:t>将</w:t>
      </w:r>
      <w:r>
        <w:rPr>
          <w:rFonts w:ascii="宋体" w:hAnsi="宋体"/>
          <w:color w:val="000000"/>
          <w:sz w:val="24"/>
        </w:rPr>
        <w:t>地理标注</w:t>
      </w:r>
      <w:r>
        <w:rPr>
          <w:rFonts w:ascii="宋体" w:hAnsi="宋体" w:hint="eastAsia"/>
          <w:color w:val="000000"/>
          <w:sz w:val="24"/>
        </w:rPr>
        <w:t>地图</w:t>
      </w:r>
      <w:r>
        <w:rPr>
          <w:rFonts w:ascii="宋体" w:hAnsi="宋体"/>
          <w:color w:val="000000"/>
          <w:sz w:val="24"/>
        </w:rPr>
        <w:t>链接</w:t>
      </w:r>
      <w:r>
        <w:rPr>
          <w:rFonts w:ascii="宋体" w:hAnsi="宋体" w:hint="eastAsia"/>
          <w:color w:val="000000"/>
          <w:sz w:val="24"/>
        </w:rPr>
        <w:t>以</w:t>
      </w:r>
      <w:r>
        <w:rPr>
          <w:rFonts w:ascii="宋体" w:hAnsi="宋体"/>
          <w:color w:val="000000"/>
          <w:sz w:val="24"/>
        </w:rPr>
        <w:t>短信形式发送，如图</w:t>
      </w:r>
      <w:r>
        <w:rPr>
          <w:rFonts w:ascii="宋体" w:hAnsi="宋体" w:hint="eastAsia"/>
          <w:color w:val="000000"/>
          <w:sz w:val="24"/>
        </w:rPr>
        <w:t>3</w:t>
      </w:r>
      <w:r>
        <w:rPr>
          <w:rFonts w:ascii="宋体" w:hAnsi="宋体"/>
          <w:color w:val="000000"/>
          <w:sz w:val="24"/>
        </w:rPr>
        <w:t>-23</w:t>
      </w:r>
      <w:r>
        <w:rPr>
          <w:rFonts w:ascii="宋体" w:hAnsi="宋体" w:hint="eastAsia"/>
          <w:color w:val="000000"/>
          <w:sz w:val="24"/>
        </w:rPr>
        <w:t>与图3</w:t>
      </w:r>
      <w:r>
        <w:rPr>
          <w:rFonts w:ascii="宋体" w:hAnsi="宋体"/>
          <w:color w:val="000000"/>
          <w:sz w:val="24"/>
        </w:rPr>
        <w:t>-24</w:t>
      </w:r>
      <w:r>
        <w:rPr>
          <w:rFonts w:ascii="宋体" w:hAnsi="宋体" w:hint="eastAsia"/>
          <w:color w:val="000000"/>
          <w:sz w:val="24"/>
        </w:rPr>
        <w:t>所示</w:t>
      </w:r>
      <w:r>
        <w:rPr>
          <w:rFonts w:ascii="宋体" w:hAnsi="宋体"/>
          <w:color w:val="000000"/>
          <w:sz w:val="24"/>
        </w:rPr>
        <w:t>：</w:t>
      </w:r>
    </w:p>
    <w:p w14:paraId="7B2774CA" w14:textId="6B08753D" w:rsidR="005D2F7F" w:rsidRDefault="005D2F7F" w:rsidP="00AB7A7B">
      <w:pPr>
        <w:pStyle w:val="aff4"/>
        <w:ind w:leftChars="200" w:left="420" w:firstLineChars="0" w:firstLine="0"/>
        <w:jc w:val="center"/>
        <w:rPr>
          <w:rFonts w:ascii="宋体" w:hAnsi="宋体"/>
          <w:color w:val="000000"/>
          <w:sz w:val="24"/>
        </w:rPr>
      </w:pPr>
      <w:r>
        <w:rPr>
          <w:noProof/>
        </w:rPr>
        <w:lastRenderedPageBreak/>
        <w:drawing>
          <wp:inline distT="0" distB="0" distL="0" distR="0" wp14:anchorId="3E868FA2" wp14:editId="4B411809">
            <wp:extent cx="3305175" cy="23622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5175" cy="2362200"/>
                    </a:xfrm>
                    <a:prstGeom prst="rect">
                      <a:avLst/>
                    </a:prstGeom>
                  </pic:spPr>
                </pic:pic>
              </a:graphicData>
            </a:graphic>
          </wp:inline>
        </w:drawing>
      </w:r>
    </w:p>
    <w:p w14:paraId="1D65757F" w14:textId="2186ED2C" w:rsidR="005D2F7F" w:rsidRDefault="005D2F7F" w:rsidP="00AB7A7B">
      <w:pPr>
        <w:pStyle w:val="aff4"/>
        <w:ind w:leftChars="200" w:left="420" w:firstLineChars="0" w:firstLine="0"/>
        <w:jc w:val="center"/>
        <w:rPr>
          <w:b/>
          <w:color w:val="000000"/>
        </w:rPr>
      </w:pPr>
      <w:r w:rsidRPr="00F249DC">
        <w:rPr>
          <w:rFonts w:hint="eastAsia"/>
          <w:b/>
          <w:color w:val="000000"/>
        </w:rPr>
        <w:t>图</w:t>
      </w:r>
      <w:r>
        <w:rPr>
          <w:rFonts w:hint="eastAsia"/>
          <w:b/>
          <w:color w:val="000000"/>
        </w:rPr>
        <w:t>3-23</w:t>
      </w:r>
      <w:r>
        <w:rPr>
          <w:rFonts w:hint="eastAsia"/>
          <w:b/>
          <w:color w:val="000000"/>
        </w:rPr>
        <w:t>地图标注详情</w:t>
      </w:r>
    </w:p>
    <w:p w14:paraId="6D58397A" w14:textId="3C851D27" w:rsidR="005D2F7F" w:rsidRDefault="00AB7A7B" w:rsidP="00AB7A7B">
      <w:pPr>
        <w:pStyle w:val="aff4"/>
        <w:ind w:leftChars="200" w:left="420" w:firstLineChars="0" w:firstLine="0"/>
        <w:jc w:val="center"/>
        <w:rPr>
          <w:b/>
          <w:color w:val="000000"/>
        </w:rPr>
      </w:pPr>
      <w:r>
        <w:rPr>
          <w:noProof/>
        </w:rPr>
        <w:drawing>
          <wp:inline distT="0" distB="0" distL="0" distR="0" wp14:anchorId="59BC39C5" wp14:editId="25011F92">
            <wp:extent cx="4638675" cy="30575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8675" cy="3057525"/>
                    </a:xfrm>
                    <a:prstGeom prst="rect">
                      <a:avLst/>
                    </a:prstGeom>
                  </pic:spPr>
                </pic:pic>
              </a:graphicData>
            </a:graphic>
          </wp:inline>
        </w:drawing>
      </w:r>
    </w:p>
    <w:p w14:paraId="3724F82F" w14:textId="19290E4C" w:rsidR="00AB7A7B" w:rsidRDefault="00AB7A7B" w:rsidP="00AB7A7B">
      <w:pPr>
        <w:pStyle w:val="aff4"/>
        <w:ind w:leftChars="200" w:left="420" w:firstLineChars="0" w:firstLine="0"/>
        <w:jc w:val="center"/>
        <w:rPr>
          <w:b/>
          <w:color w:val="000000"/>
        </w:rPr>
      </w:pPr>
      <w:r w:rsidRPr="00F249DC">
        <w:rPr>
          <w:rFonts w:hint="eastAsia"/>
          <w:b/>
          <w:color w:val="000000"/>
        </w:rPr>
        <w:t>图</w:t>
      </w:r>
      <w:r>
        <w:rPr>
          <w:rFonts w:hint="eastAsia"/>
          <w:b/>
          <w:color w:val="000000"/>
        </w:rPr>
        <w:t>3-24</w:t>
      </w:r>
      <w:r>
        <w:rPr>
          <w:rFonts w:hint="eastAsia"/>
          <w:b/>
          <w:color w:val="000000"/>
        </w:rPr>
        <w:t>短信推送</w:t>
      </w:r>
    </w:p>
    <w:p w14:paraId="4DEE398D" w14:textId="5906E7EA" w:rsidR="00A55C87" w:rsidRPr="00A55C87" w:rsidRDefault="00A55C87" w:rsidP="00AB7A7B">
      <w:pPr>
        <w:pStyle w:val="aff4"/>
        <w:ind w:leftChars="143" w:left="300" w:firstLineChars="0" w:firstLine="0"/>
        <w:jc w:val="left"/>
        <w:rPr>
          <w:rFonts w:ascii="宋体" w:hAnsi="宋体"/>
          <w:color w:val="000000"/>
          <w:sz w:val="24"/>
        </w:rPr>
      </w:pPr>
    </w:p>
    <w:p w14:paraId="7ED0529C" w14:textId="674D0150" w:rsidR="00A55C87" w:rsidRDefault="00A55C87" w:rsidP="00AB7A7B">
      <w:pPr>
        <w:pStyle w:val="aff4"/>
        <w:ind w:firstLineChars="0" w:firstLine="0"/>
        <w:jc w:val="left"/>
        <w:rPr>
          <w:color w:val="000000"/>
        </w:rPr>
      </w:pPr>
    </w:p>
    <w:p w14:paraId="325862E4" w14:textId="77777777" w:rsidR="00BD55C8" w:rsidRPr="0037330F" w:rsidRDefault="00BD55C8" w:rsidP="006E0F42">
      <w:pPr>
        <w:pStyle w:val="aff4"/>
        <w:ind w:firstLineChars="0" w:firstLine="0"/>
        <w:jc w:val="left"/>
        <w:rPr>
          <w:color w:val="000000"/>
        </w:rPr>
      </w:pPr>
    </w:p>
    <w:p w14:paraId="4B3493AC" w14:textId="77777777" w:rsidR="006E0F42" w:rsidRPr="00F249DC" w:rsidRDefault="006E0F42" w:rsidP="006E0F42">
      <w:pPr>
        <w:pStyle w:val="2"/>
        <w:rPr>
          <w:rFonts w:ascii="黑体" w:eastAsia="黑体" w:hAnsi="黑体"/>
          <w:b w:val="0"/>
          <w:color w:val="000000"/>
          <w:sz w:val="28"/>
          <w:szCs w:val="28"/>
        </w:rPr>
      </w:pPr>
      <w:bookmarkStart w:id="231" w:name="_Toc356381705"/>
      <w:bookmarkStart w:id="232" w:name="_Toc356990824"/>
      <w:bookmarkStart w:id="233" w:name="_Toc420932631"/>
      <w:bookmarkStart w:id="234" w:name="_Toc420933130"/>
      <w:r w:rsidRPr="00F249DC">
        <w:rPr>
          <w:rFonts w:ascii="黑体" w:eastAsia="黑体" w:hAnsi="黑体" w:hint="eastAsia"/>
          <w:b w:val="0"/>
          <w:color w:val="000000"/>
          <w:sz w:val="28"/>
          <w:szCs w:val="28"/>
        </w:rPr>
        <w:lastRenderedPageBreak/>
        <w:t>3.4数据库安全性设计</w:t>
      </w:r>
      <w:bookmarkStart w:id="235" w:name="_Toc332181938"/>
      <w:bookmarkEnd w:id="216"/>
      <w:bookmarkEnd w:id="231"/>
      <w:bookmarkEnd w:id="232"/>
      <w:bookmarkEnd w:id="233"/>
      <w:bookmarkEnd w:id="234"/>
    </w:p>
    <w:p w14:paraId="3B1207EC" w14:textId="77777777" w:rsidR="006E0F42" w:rsidRPr="00F249DC" w:rsidRDefault="006E0F42" w:rsidP="006E0F42">
      <w:pPr>
        <w:pStyle w:val="3"/>
        <w:spacing w:line="416" w:lineRule="auto"/>
        <w:rPr>
          <w:rFonts w:ascii="黑体" w:eastAsia="黑体" w:hAnsi="黑体"/>
          <w:b w:val="0"/>
          <w:color w:val="000000"/>
          <w:sz w:val="24"/>
          <w:szCs w:val="24"/>
        </w:rPr>
      </w:pPr>
      <w:bookmarkStart w:id="236" w:name="_Toc356381706"/>
      <w:bookmarkStart w:id="237" w:name="_Toc356990825"/>
      <w:bookmarkStart w:id="238" w:name="_Toc420932632"/>
      <w:bookmarkStart w:id="239" w:name="_Toc420933131"/>
      <w:r w:rsidRPr="00F249DC">
        <w:rPr>
          <w:rFonts w:ascii="黑体" w:eastAsia="黑体" w:hAnsi="黑体" w:hint="eastAsia"/>
          <w:b w:val="0"/>
          <w:color w:val="000000"/>
          <w:sz w:val="24"/>
          <w:szCs w:val="24"/>
        </w:rPr>
        <w:t>3.4.1 防止用户直接操作数据库的方法</w:t>
      </w:r>
      <w:bookmarkEnd w:id="235"/>
      <w:bookmarkEnd w:id="236"/>
      <w:bookmarkEnd w:id="237"/>
      <w:bookmarkEnd w:id="238"/>
      <w:bookmarkEnd w:id="239"/>
    </w:p>
    <w:p w14:paraId="3DC6CBCA"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color w:val="000000"/>
          <w:sz w:val="24"/>
        </w:rPr>
        <w:t>1</w:t>
      </w:r>
      <w:r w:rsidRPr="00F249DC">
        <w:rPr>
          <w:rFonts w:ascii="宋体" w:hAnsi="宋体" w:hint="eastAsia"/>
          <w:color w:val="000000"/>
          <w:sz w:val="24"/>
        </w:rPr>
        <w:t>）数据库操作权限限制。为访问数据库创建一个专用账户，设置该账户只能对指定数据库进行操作。</w:t>
      </w:r>
    </w:p>
    <w:p w14:paraId="0E84E32C"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color w:val="000000"/>
          <w:sz w:val="24"/>
        </w:rPr>
        <w:t>2</w:t>
      </w:r>
      <w:r w:rsidRPr="00F249DC">
        <w:rPr>
          <w:rFonts w:ascii="宋体" w:hAnsi="宋体" w:hint="eastAsia"/>
          <w:color w:val="000000"/>
          <w:sz w:val="24"/>
        </w:rPr>
        <w:t>）网络访问限制。为运行数据库的服务器设置防火墙规则，不允许远程访问数据库端口，或者只能指定主机远程访问。</w:t>
      </w:r>
    </w:p>
    <w:p w14:paraId="1B0BB9D9" w14:textId="77777777" w:rsidR="006E0F42" w:rsidRPr="00F249DC" w:rsidRDefault="006E0F42" w:rsidP="006E0F42">
      <w:pPr>
        <w:spacing w:before="100" w:after="50" w:line="440" w:lineRule="exact"/>
        <w:ind w:firstLine="420"/>
        <w:rPr>
          <w:rFonts w:ascii="宋体" w:hAnsi="宋体"/>
          <w:color w:val="000000"/>
          <w:sz w:val="24"/>
        </w:rPr>
      </w:pPr>
    </w:p>
    <w:p w14:paraId="2BE5696A" w14:textId="77777777" w:rsidR="006E0F42" w:rsidRPr="00F249DC" w:rsidRDefault="006E0F42" w:rsidP="006E0F42">
      <w:pPr>
        <w:spacing w:before="100" w:after="50" w:line="440" w:lineRule="exact"/>
        <w:ind w:firstLine="420"/>
        <w:rPr>
          <w:rFonts w:ascii="宋体" w:hAnsi="宋体"/>
          <w:color w:val="000000"/>
          <w:sz w:val="24"/>
        </w:rPr>
      </w:pPr>
    </w:p>
    <w:p w14:paraId="1B09C819" w14:textId="77777777" w:rsidR="006E0F42" w:rsidRPr="00F249DC" w:rsidRDefault="006E0F42" w:rsidP="006E0F42">
      <w:pPr>
        <w:spacing w:before="100" w:after="50" w:line="440" w:lineRule="exact"/>
        <w:ind w:firstLine="420"/>
        <w:rPr>
          <w:rFonts w:ascii="宋体" w:hAnsi="宋体"/>
          <w:color w:val="000000"/>
          <w:sz w:val="24"/>
        </w:rPr>
      </w:pPr>
    </w:p>
    <w:p w14:paraId="614E3096" w14:textId="77777777" w:rsidR="006E0F42" w:rsidRPr="00F249DC" w:rsidRDefault="006E0F42" w:rsidP="006E0F42">
      <w:pPr>
        <w:pStyle w:val="1"/>
        <w:jc w:val="center"/>
        <w:rPr>
          <w:rFonts w:ascii="黑体" w:eastAsia="黑体" w:hAnsi="黑体"/>
          <w:b w:val="0"/>
          <w:color w:val="000000"/>
          <w:sz w:val="36"/>
          <w:szCs w:val="36"/>
        </w:rPr>
      </w:pPr>
      <w:bookmarkStart w:id="240" w:name="_Toc263610212"/>
      <w:bookmarkStart w:id="241" w:name="_Toc326931557"/>
      <w:bookmarkStart w:id="242" w:name="_Toc356378579"/>
      <w:bookmarkStart w:id="243" w:name="_Toc356381707"/>
      <w:bookmarkStart w:id="244" w:name="_Toc356990826"/>
      <w:bookmarkStart w:id="245" w:name="_Toc420932633"/>
      <w:bookmarkStart w:id="246" w:name="_Toc420933132"/>
      <w:commentRangeStart w:id="247"/>
      <w:r w:rsidRPr="00F249DC">
        <w:rPr>
          <w:rFonts w:ascii="黑体" w:eastAsia="黑体" w:hAnsi="黑体" w:hint="eastAsia"/>
          <w:b w:val="0"/>
          <w:color w:val="000000"/>
          <w:sz w:val="36"/>
          <w:szCs w:val="36"/>
        </w:rPr>
        <w:t>第四章 教师职称申报系统详细设计与实现</w:t>
      </w:r>
      <w:bookmarkEnd w:id="240"/>
      <w:bookmarkEnd w:id="241"/>
      <w:bookmarkEnd w:id="242"/>
      <w:bookmarkEnd w:id="243"/>
      <w:bookmarkEnd w:id="244"/>
      <w:bookmarkEnd w:id="245"/>
      <w:bookmarkEnd w:id="246"/>
      <w:commentRangeEnd w:id="247"/>
      <w:r w:rsidR="00B21C08">
        <w:rPr>
          <w:rStyle w:val="a5"/>
          <w:rFonts w:asciiTheme="minorHAnsi" w:eastAsiaTheme="minorEastAsia" w:hAnsiTheme="minorHAnsi" w:cstheme="minorBidi"/>
          <w:b w:val="0"/>
          <w:bCs w:val="0"/>
          <w:kern w:val="2"/>
        </w:rPr>
        <w:commentReference w:id="247"/>
      </w:r>
    </w:p>
    <w:p w14:paraId="0FAACB9A" w14:textId="187E877A" w:rsidR="006E0F42" w:rsidRPr="00F249DC" w:rsidRDefault="006E0F42" w:rsidP="006E0F42">
      <w:pPr>
        <w:pStyle w:val="2"/>
        <w:rPr>
          <w:rFonts w:ascii="黑体" w:eastAsia="黑体" w:hAnsi="黑体"/>
          <w:b w:val="0"/>
          <w:color w:val="000000"/>
          <w:sz w:val="28"/>
          <w:szCs w:val="28"/>
        </w:rPr>
      </w:pPr>
      <w:bookmarkStart w:id="248" w:name="_Toc326931558"/>
      <w:bookmarkStart w:id="249" w:name="_Toc356381708"/>
      <w:bookmarkStart w:id="250" w:name="_Toc356990827"/>
      <w:bookmarkStart w:id="251" w:name="_Toc420932634"/>
      <w:bookmarkStart w:id="252" w:name="_Toc420933133"/>
      <w:r w:rsidRPr="00F249DC">
        <w:rPr>
          <w:rFonts w:ascii="黑体" w:eastAsia="黑体" w:hAnsi="黑体" w:hint="eastAsia"/>
          <w:b w:val="0"/>
          <w:color w:val="000000"/>
          <w:sz w:val="28"/>
          <w:szCs w:val="28"/>
        </w:rPr>
        <w:t>4.1</w:t>
      </w:r>
      <w:r>
        <w:rPr>
          <w:rFonts w:ascii="黑体" w:eastAsia="黑体" w:hAnsi="黑体" w:hint="eastAsia"/>
          <w:b w:val="0"/>
          <w:color w:val="000000"/>
          <w:sz w:val="28"/>
          <w:szCs w:val="28"/>
        </w:rPr>
        <w:t xml:space="preserve"> </w:t>
      </w:r>
      <w:bookmarkEnd w:id="248"/>
      <w:bookmarkEnd w:id="249"/>
      <w:bookmarkEnd w:id="250"/>
      <w:del w:id="253" w:author="anny" w:date="2015-06-05T23:57:00Z">
        <w:r w:rsidR="00AB7A7B" w:rsidRPr="00AB7A7B" w:rsidDel="003F4329">
          <w:rPr>
            <w:rFonts w:ascii="Times New Roman" w:hAnsi="Times New Roman"/>
            <w:b w:val="0"/>
            <w:bCs w:val="0"/>
            <w:color w:val="000000"/>
            <w:sz w:val="28"/>
            <w:szCs w:val="28"/>
          </w:rPr>
          <w:delText>Jquery+seajs+underscoce+backbone+artTeplate</w:delText>
        </w:r>
        <w:r w:rsidR="00AB7A7B" w:rsidRPr="00AB7A7B" w:rsidDel="003F4329">
          <w:rPr>
            <w:rFonts w:ascii="Times New Roman" w:hAnsi="Times New Roman" w:hint="eastAsia"/>
            <w:b w:val="0"/>
            <w:bCs w:val="0"/>
            <w:color w:val="000000"/>
            <w:sz w:val="28"/>
            <w:szCs w:val="28"/>
          </w:rPr>
          <w:delText>+BaiduMap</w:delText>
        </w:r>
        <w:r w:rsidR="00AB7A7B" w:rsidRPr="00AB7A7B" w:rsidDel="003F4329">
          <w:rPr>
            <w:rFonts w:ascii="Times New Roman" w:hAnsi="Times New Roman" w:hint="eastAsia"/>
            <w:b w:val="0"/>
            <w:bCs w:val="0"/>
            <w:color w:val="000000"/>
            <w:sz w:val="28"/>
            <w:szCs w:val="28"/>
          </w:rPr>
          <w:delText>框架搭建</w:delText>
        </w:r>
      </w:del>
      <w:bookmarkEnd w:id="251"/>
      <w:bookmarkEnd w:id="252"/>
      <w:ins w:id="254" w:author="anny" w:date="2015-06-05T23:57:00Z">
        <w:r w:rsidR="003F4329">
          <w:rPr>
            <w:rFonts w:ascii="Times New Roman" w:hAnsi="Times New Roman" w:hint="eastAsia"/>
            <w:b w:val="0"/>
            <w:bCs w:val="0"/>
            <w:color w:val="000000"/>
            <w:sz w:val="28"/>
            <w:szCs w:val="28"/>
          </w:rPr>
          <w:t>作战指挥系统前端框架搭建</w:t>
        </w:r>
      </w:ins>
    </w:p>
    <w:p w14:paraId="26519602" w14:textId="77777777" w:rsidR="006E0F42" w:rsidRPr="00F249DC" w:rsidRDefault="006E0F42" w:rsidP="006E0F42">
      <w:pPr>
        <w:pStyle w:val="3"/>
        <w:spacing w:line="416" w:lineRule="auto"/>
        <w:rPr>
          <w:rFonts w:ascii="黑体" w:eastAsia="黑体" w:hAnsi="黑体"/>
          <w:b w:val="0"/>
          <w:color w:val="000000"/>
          <w:sz w:val="24"/>
          <w:szCs w:val="24"/>
        </w:rPr>
      </w:pPr>
      <w:bookmarkStart w:id="255" w:name="_Toc356990828"/>
      <w:bookmarkStart w:id="256" w:name="_Toc420932635"/>
      <w:bookmarkStart w:id="257" w:name="_Toc420933134"/>
      <w:commentRangeStart w:id="258"/>
      <w:r w:rsidRPr="00F249DC">
        <w:rPr>
          <w:rFonts w:ascii="黑体" w:eastAsia="黑体" w:hAnsi="黑体" w:hint="eastAsia"/>
          <w:b w:val="0"/>
          <w:color w:val="000000"/>
          <w:sz w:val="24"/>
          <w:szCs w:val="24"/>
        </w:rPr>
        <w:t>4.1.1框架搭建的步骤</w:t>
      </w:r>
      <w:bookmarkEnd w:id="255"/>
      <w:bookmarkEnd w:id="256"/>
      <w:bookmarkEnd w:id="257"/>
      <w:commentRangeEnd w:id="258"/>
      <w:r w:rsidR="00BC0998">
        <w:rPr>
          <w:rStyle w:val="a5"/>
          <w:rFonts w:asciiTheme="minorHAnsi" w:eastAsiaTheme="minorEastAsia" w:hAnsiTheme="minorHAnsi" w:cstheme="minorBidi"/>
          <w:b w:val="0"/>
          <w:bCs w:val="0"/>
        </w:rPr>
        <w:commentReference w:id="258"/>
      </w:r>
    </w:p>
    <w:p w14:paraId="22F49402" w14:textId="3DCCD687" w:rsidR="006E0F42" w:rsidRDefault="006E0F42" w:rsidP="006E0F42">
      <w:pPr>
        <w:ind w:firstLine="480"/>
        <w:rPr>
          <w:rFonts w:ascii="宋体" w:hAnsi="宋体"/>
          <w:color w:val="000000"/>
          <w:sz w:val="24"/>
        </w:rPr>
      </w:pPr>
      <w:r w:rsidRPr="00F249DC">
        <w:rPr>
          <w:rFonts w:ascii="宋体" w:hAnsi="宋体" w:hint="eastAsia"/>
          <w:color w:val="000000"/>
          <w:sz w:val="24"/>
        </w:rPr>
        <w:t>第一步：</w:t>
      </w:r>
      <w:r w:rsidR="00AB7A7B">
        <w:rPr>
          <w:rFonts w:ascii="宋体" w:hAnsi="宋体" w:hint="eastAsia"/>
          <w:color w:val="000000"/>
          <w:sz w:val="24"/>
        </w:rPr>
        <w:t>在</w:t>
      </w:r>
      <w:r w:rsidR="00AB7A7B">
        <w:rPr>
          <w:rFonts w:ascii="宋体" w:hAnsi="宋体"/>
          <w:color w:val="000000"/>
          <w:sz w:val="24"/>
        </w:rPr>
        <w:t>百度</w:t>
      </w:r>
      <w:r w:rsidR="00AB7A7B">
        <w:rPr>
          <w:rFonts w:ascii="宋体" w:hAnsi="宋体" w:hint="eastAsia"/>
          <w:color w:val="000000"/>
          <w:sz w:val="24"/>
        </w:rPr>
        <w:t>地图</w:t>
      </w:r>
      <w:r w:rsidR="00AB7A7B">
        <w:rPr>
          <w:rFonts w:ascii="宋体" w:hAnsi="宋体"/>
          <w:color w:val="000000"/>
          <w:sz w:val="24"/>
        </w:rPr>
        <w:t>LBS</w:t>
      </w:r>
      <w:r w:rsidR="00AB7A7B">
        <w:rPr>
          <w:rFonts w:ascii="宋体" w:hAnsi="宋体" w:hint="eastAsia"/>
          <w:color w:val="000000"/>
          <w:sz w:val="24"/>
        </w:rPr>
        <w:t>开发</w:t>
      </w:r>
      <w:r w:rsidR="00AB7A7B">
        <w:rPr>
          <w:rFonts w:ascii="宋体" w:hAnsi="宋体"/>
          <w:color w:val="000000"/>
          <w:sz w:val="24"/>
        </w:rPr>
        <w:t>者平台</w:t>
      </w:r>
      <w:r w:rsidR="00AB7A7B">
        <w:rPr>
          <w:rFonts w:ascii="宋体" w:hAnsi="宋体" w:hint="eastAsia"/>
          <w:color w:val="000000"/>
          <w:sz w:val="24"/>
        </w:rPr>
        <w:t>申请</w:t>
      </w:r>
      <w:r w:rsidR="00AB7A7B">
        <w:rPr>
          <w:rFonts w:ascii="宋体" w:hAnsi="宋体"/>
          <w:color w:val="000000"/>
          <w:sz w:val="24"/>
        </w:rPr>
        <w:t>一个</w:t>
      </w:r>
      <w:r w:rsidR="00AB7A7B">
        <w:rPr>
          <w:rFonts w:ascii="宋体" w:hAnsi="宋体" w:hint="eastAsia"/>
          <w:color w:val="000000"/>
          <w:sz w:val="24"/>
        </w:rPr>
        <w:t>使用秘钥，将</w:t>
      </w:r>
      <w:r w:rsidR="00AB7A7B">
        <w:rPr>
          <w:rFonts w:ascii="宋体" w:hAnsi="宋体"/>
          <w:color w:val="000000"/>
          <w:sz w:val="24"/>
        </w:rPr>
        <w:t>所有服务启用</w:t>
      </w:r>
      <w:r w:rsidR="00AB7A7B">
        <w:rPr>
          <w:rFonts w:ascii="宋体" w:hAnsi="宋体" w:hint="eastAsia"/>
          <w:color w:val="000000"/>
          <w:sz w:val="24"/>
        </w:rPr>
        <w:t>，如图4</w:t>
      </w:r>
      <w:r w:rsidR="00AB7A7B">
        <w:rPr>
          <w:rFonts w:ascii="宋体" w:hAnsi="宋体"/>
          <w:color w:val="000000"/>
          <w:sz w:val="24"/>
        </w:rPr>
        <w:t>-1</w:t>
      </w:r>
      <w:r w:rsidR="00AB7A7B">
        <w:rPr>
          <w:rFonts w:ascii="宋体" w:hAnsi="宋体" w:hint="eastAsia"/>
          <w:color w:val="000000"/>
          <w:sz w:val="24"/>
        </w:rPr>
        <w:t>与</w:t>
      </w:r>
      <w:r w:rsidR="00AB7A7B">
        <w:rPr>
          <w:rFonts w:ascii="宋体" w:hAnsi="宋体"/>
          <w:color w:val="000000"/>
          <w:sz w:val="24"/>
        </w:rPr>
        <w:t>图</w:t>
      </w:r>
      <w:r w:rsidR="00AB7A7B">
        <w:rPr>
          <w:rFonts w:ascii="宋体" w:hAnsi="宋体" w:hint="eastAsia"/>
          <w:color w:val="000000"/>
          <w:sz w:val="24"/>
        </w:rPr>
        <w:t>4</w:t>
      </w:r>
      <w:r w:rsidR="00AB7A7B">
        <w:rPr>
          <w:rFonts w:ascii="宋体" w:hAnsi="宋体"/>
          <w:color w:val="000000"/>
          <w:sz w:val="24"/>
        </w:rPr>
        <w:t>-2所示</w:t>
      </w:r>
      <w:r w:rsidRPr="00F249DC">
        <w:rPr>
          <w:rFonts w:ascii="宋体" w:hAnsi="宋体" w:hint="eastAsia"/>
          <w:color w:val="000000"/>
          <w:sz w:val="24"/>
        </w:rPr>
        <w:t>。</w:t>
      </w:r>
    </w:p>
    <w:p w14:paraId="32C0443E" w14:textId="729B0E82" w:rsidR="009C4CE5" w:rsidRDefault="009C4CE5" w:rsidP="009C4CE5">
      <w:pPr>
        <w:ind w:firstLine="480"/>
        <w:jc w:val="center"/>
        <w:rPr>
          <w:rFonts w:ascii="宋体" w:hAnsi="宋体"/>
          <w:color w:val="000000"/>
          <w:sz w:val="24"/>
        </w:rPr>
      </w:pPr>
      <w:r>
        <w:rPr>
          <w:noProof/>
        </w:rPr>
        <w:drawing>
          <wp:inline distT="0" distB="0" distL="0" distR="0" wp14:anchorId="418875EE" wp14:editId="298CDA40">
            <wp:extent cx="4638675" cy="1578955"/>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5094" cy="1591352"/>
                    </a:xfrm>
                    <a:prstGeom prst="rect">
                      <a:avLst/>
                    </a:prstGeom>
                  </pic:spPr>
                </pic:pic>
              </a:graphicData>
            </a:graphic>
          </wp:inline>
        </w:drawing>
      </w:r>
    </w:p>
    <w:p w14:paraId="20C65E34" w14:textId="72A560B5" w:rsidR="009C4CE5" w:rsidRDefault="009C4CE5" w:rsidP="009C4CE5">
      <w:pPr>
        <w:pStyle w:val="aff4"/>
        <w:ind w:leftChars="200" w:left="420" w:firstLineChars="0" w:firstLine="0"/>
        <w:jc w:val="center"/>
        <w:rPr>
          <w:b/>
          <w:color w:val="000000"/>
        </w:rPr>
      </w:pPr>
      <w:r w:rsidRPr="00F249DC">
        <w:rPr>
          <w:rFonts w:hint="eastAsia"/>
          <w:b/>
          <w:color w:val="000000"/>
        </w:rPr>
        <w:t>图</w:t>
      </w:r>
      <w:r>
        <w:rPr>
          <w:rFonts w:hint="eastAsia"/>
          <w:b/>
          <w:color w:val="000000"/>
        </w:rPr>
        <w:t>4-1</w:t>
      </w:r>
      <w:r>
        <w:rPr>
          <w:rFonts w:hint="eastAsia"/>
          <w:b/>
          <w:color w:val="000000"/>
        </w:rPr>
        <w:t>申请秘钥</w:t>
      </w:r>
    </w:p>
    <w:p w14:paraId="4D7BFAC9" w14:textId="63864931" w:rsidR="009C4CE5" w:rsidRDefault="009C4CE5" w:rsidP="009C4CE5">
      <w:pPr>
        <w:pStyle w:val="aff4"/>
        <w:ind w:leftChars="200" w:left="420" w:firstLineChars="0" w:firstLine="0"/>
        <w:jc w:val="center"/>
        <w:rPr>
          <w:b/>
          <w:color w:val="000000"/>
        </w:rPr>
      </w:pPr>
      <w:r>
        <w:rPr>
          <w:noProof/>
        </w:rPr>
        <w:lastRenderedPageBreak/>
        <w:drawing>
          <wp:inline distT="0" distB="0" distL="0" distR="0" wp14:anchorId="31B2C660" wp14:editId="11281215">
            <wp:extent cx="5579745" cy="4094480"/>
            <wp:effectExtent l="0" t="0" r="1905"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4094480"/>
                    </a:xfrm>
                    <a:prstGeom prst="rect">
                      <a:avLst/>
                    </a:prstGeom>
                  </pic:spPr>
                </pic:pic>
              </a:graphicData>
            </a:graphic>
          </wp:inline>
        </w:drawing>
      </w:r>
    </w:p>
    <w:p w14:paraId="3CD19EB6" w14:textId="084946B3" w:rsidR="009C4CE5" w:rsidRDefault="009C4CE5" w:rsidP="009C4CE5">
      <w:pPr>
        <w:pStyle w:val="aff4"/>
        <w:ind w:leftChars="200" w:left="420" w:firstLineChars="0" w:firstLine="0"/>
        <w:jc w:val="center"/>
        <w:rPr>
          <w:b/>
          <w:color w:val="000000"/>
        </w:rPr>
      </w:pPr>
      <w:r w:rsidRPr="00F249DC">
        <w:rPr>
          <w:rFonts w:hint="eastAsia"/>
          <w:b/>
          <w:color w:val="000000"/>
        </w:rPr>
        <w:t>图</w:t>
      </w:r>
      <w:r>
        <w:rPr>
          <w:rFonts w:hint="eastAsia"/>
          <w:b/>
          <w:color w:val="000000"/>
        </w:rPr>
        <w:t>4-2</w:t>
      </w:r>
      <w:r>
        <w:rPr>
          <w:rFonts w:hint="eastAsia"/>
          <w:b/>
          <w:color w:val="000000"/>
        </w:rPr>
        <w:t>启用服务</w:t>
      </w:r>
    </w:p>
    <w:p w14:paraId="1B9DA3D7" w14:textId="77777777" w:rsidR="009C4CE5" w:rsidRPr="009C4CE5" w:rsidRDefault="009C4CE5" w:rsidP="009C4CE5">
      <w:pPr>
        <w:rPr>
          <w:rFonts w:ascii="宋体" w:hAnsi="宋体"/>
          <w:color w:val="000000"/>
          <w:sz w:val="24"/>
        </w:rPr>
      </w:pPr>
    </w:p>
    <w:p w14:paraId="6BB4A572" w14:textId="0C1897AE" w:rsidR="00AB7A7B" w:rsidRPr="009C4CE5" w:rsidRDefault="006E0F42" w:rsidP="009C4CE5">
      <w:pPr>
        <w:pStyle w:val="HTML0"/>
        <w:shd w:val="clear" w:color="auto" w:fill="FAFAFA"/>
        <w:wordWrap w:val="0"/>
        <w:spacing w:before="150" w:after="150" w:line="360" w:lineRule="atLeast"/>
        <w:ind w:left="225" w:right="225"/>
        <w:rPr>
          <w:color w:val="0A8021"/>
          <w:kern w:val="0"/>
          <w:sz w:val="21"/>
          <w:szCs w:val="21"/>
        </w:rPr>
      </w:pPr>
      <w:r w:rsidRPr="00F249DC">
        <w:rPr>
          <w:rFonts w:ascii="宋体" w:hAnsi="宋体" w:hint="eastAsia"/>
          <w:color w:val="000000"/>
          <w:sz w:val="24"/>
        </w:rPr>
        <w:t>第二步：</w:t>
      </w:r>
      <w:r w:rsidR="00AB7A7B">
        <w:rPr>
          <w:rFonts w:ascii="宋体" w:hAnsi="宋体" w:hint="eastAsia"/>
          <w:color w:val="000000"/>
          <w:sz w:val="24"/>
        </w:rPr>
        <w:t>在</w:t>
      </w:r>
      <w:r w:rsidR="00AB7A7B">
        <w:rPr>
          <w:rFonts w:ascii="宋体" w:hAnsi="宋体"/>
          <w:color w:val="000000"/>
          <w:sz w:val="24"/>
        </w:rPr>
        <w:t>使用到百度地图服务的页面加入</w:t>
      </w:r>
      <w:r w:rsidR="009C4CE5">
        <w:rPr>
          <w:rFonts w:ascii="宋体" w:hAnsi="宋体" w:hint="eastAsia"/>
          <w:color w:val="000000"/>
          <w:sz w:val="24"/>
        </w:rPr>
        <w:t>&lt;script</w:t>
      </w:r>
      <w:r w:rsidR="009C4CE5">
        <w:rPr>
          <w:rFonts w:ascii="宋体" w:hAnsi="宋体"/>
          <w:color w:val="000000"/>
          <w:sz w:val="24"/>
        </w:rPr>
        <w:t xml:space="preserve"> src=”</w:t>
      </w:r>
      <w:r w:rsidR="009C4CE5" w:rsidRPr="009C4CE5">
        <w:rPr>
          <w:color w:val="0A8021"/>
          <w:szCs w:val="21"/>
        </w:rPr>
        <w:t xml:space="preserve"> </w:t>
      </w:r>
      <w:r w:rsidR="009C4CE5" w:rsidRPr="009C4CE5">
        <w:rPr>
          <w:color w:val="0A8021"/>
          <w:kern w:val="0"/>
          <w:sz w:val="21"/>
          <w:szCs w:val="21"/>
        </w:rPr>
        <w:t>http://api.map.baidu.com/api?v=1.5&amp;ak=</w:t>
      </w:r>
      <w:r w:rsidR="009C4CE5" w:rsidRPr="009C4CE5">
        <w:rPr>
          <w:color w:val="0A8021"/>
          <w:kern w:val="0"/>
          <w:sz w:val="21"/>
          <w:szCs w:val="21"/>
        </w:rPr>
        <w:t>您的密钥</w:t>
      </w:r>
      <w:r w:rsidR="009C4CE5">
        <w:rPr>
          <w:rFonts w:ascii="宋体" w:hAnsi="宋体"/>
          <w:color w:val="000000"/>
          <w:sz w:val="24"/>
        </w:rPr>
        <w:t>”</w:t>
      </w:r>
      <w:r w:rsidR="009C4CE5">
        <w:rPr>
          <w:rFonts w:ascii="宋体" w:hAnsi="宋体" w:hint="eastAsia"/>
          <w:color w:val="000000"/>
          <w:sz w:val="24"/>
        </w:rPr>
        <w:t>&gt;&lt;/script&gt;</w:t>
      </w:r>
      <w:r w:rsidRPr="00F249DC">
        <w:rPr>
          <w:rFonts w:ascii="宋体" w:hAnsi="宋体"/>
          <w:color w:val="000000"/>
          <w:sz w:val="24"/>
        </w:rPr>
        <w:t>。</w:t>
      </w:r>
    </w:p>
    <w:p w14:paraId="4FCE65E2" w14:textId="504B088A" w:rsidR="006E0F42" w:rsidRPr="009C4CE5" w:rsidRDefault="006E0F42" w:rsidP="009C4CE5">
      <w:pPr>
        <w:ind w:firstLineChars="100" w:firstLine="240"/>
        <w:rPr>
          <w:rFonts w:ascii="宋体" w:hAnsi="宋体"/>
          <w:color w:val="000000"/>
          <w:sz w:val="24"/>
        </w:rPr>
      </w:pPr>
      <w:r w:rsidRPr="00F249DC">
        <w:rPr>
          <w:rFonts w:ascii="宋体" w:hAnsi="宋体" w:hint="eastAsia"/>
          <w:color w:val="000000"/>
          <w:sz w:val="24"/>
        </w:rPr>
        <w:t>第</w:t>
      </w:r>
      <w:r w:rsidR="009C4CE5">
        <w:rPr>
          <w:rFonts w:ascii="宋体" w:hAnsi="宋体" w:hint="eastAsia"/>
          <w:color w:val="000000"/>
          <w:sz w:val="24"/>
        </w:rPr>
        <w:t>四</w:t>
      </w:r>
      <w:r w:rsidRPr="00F249DC">
        <w:rPr>
          <w:rFonts w:ascii="宋体" w:hAnsi="宋体" w:hint="eastAsia"/>
          <w:color w:val="000000"/>
          <w:sz w:val="24"/>
        </w:rPr>
        <w:t>步：</w:t>
      </w:r>
      <w:r w:rsidR="009C4CE5" w:rsidRPr="00F249DC">
        <w:rPr>
          <w:rFonts w:ascii="宋体" w:hAnsi="宋体" w:hint="eastAsia"/>
          <w:color w:val="000000"/>
          <w:sz w:val="24"/>
        </w:rPr>
        <w:t>在</w:t>
      </w:r>
      <w:r w:rsidR="009C4CE5">
        <w:rPr>
          <w:rFonts w:hint="eastAsia"/>
          <w:color w:val="000000"/>
          <w:sz w:val="24"/>
        </w:rPr>
        <w:t>工程</w:t>
      </w:r>
      <w:r w:rsidR="009C4CE5" w:rsidRPr="00F249DC">
        <w:rPr>
          <w:rFonts w:ascii="宋体" w:hAnsi="宋体" w:hint="eastAsia"/>
          <w:color w:val="000000"/>
          <w:sz w:val="24"/>
        </w:rPr>
        <w:t>中</w:t>
      </w:r>
      <w:r w:rsidR="009C4CE5">
        <w:rPr>
          <w:rFonts w:ascii="宋体" w:hAnsi="宋体" w:hint="eastAsia"/>
          <w:color w:val="000000"/>
          <w:sz w:val="24"/>
        </w:rPr>
        <w:t>的前端</w:t>
      </w:r>
      <w:r w:rsidR="009C4CE5">
        <w:rPr>
          <w:rFonts w:ascii="宋体" w:hAnsi="宋体"/>
          <w:color w:val="000000"/>
          <w:sz w:val="24"/>
        </w:rPr>
        <w:t>目录中</w:t>
      </w:r>
      <w:r w:rsidR="009C4CE5" w:rsidRPr="00F249DC">
        <w:rPr>
          <w:rFonts w:ascii="宋体" w:hAnsi="宋体" w:hint="eastAsia"/>
          <w:color w:val="000000"/>
          <w:sz w:val="24"/>
        </w:rPr>
        <w:t>创建一个新的</w:t>
      </w:r>
      <w:r w:rsidR="009C4CE5">
        <w:rPr>
          <w:rFonts w:hint="eastAsia"/>
          <w:color w:val="000000"/>
          <w:sz w:val="24"/>
        </w:rPr>
        <w:t>文件夹</w:t>
      </w:r>
      <w:r w:rsidR="009C4CE5" w:rsidRPr="00F249DC">
        <w:rPr>
          <w:rFonts w:ascii="宋体" w:hAnsi="宋体" w:hint="eastAsia"/>
          <w:color w:val="000000"/>
          <w:sz w:val="24"/>
        </w:rPr>
        <w:t>，命名为</w:t>
      </w:r>
      <w:r w:rsidR="009C4CE5">
        <w:rPr>
          <w:color w:val="000000"/>
          <w:sz w:val="24"/>
        </w:rPr>
        <w:t>lib</w:t>
      </w:r>
      <w:r w:rsidR="009C4CE5">
        <w:rPr>
          <w:rFonts w:hint="eastAsia"/>
          <w:color w:val="000000"/>
          <w:sz w:val="24"/>
        </w:rPr>
        <w:t>。</w:t>
      </w:r>
    </w:p>
    <w:p w14:paraId="3A45BDA4" w14:textId="2EF1D353" w:rsidR="00AB7A7B" w:rsidRDefault="009C4CE5" w:rsidP="009C4CE5">
      <w:pPr>
        <w:ind w:firstLineChars="100" w:firstLine="240"/>
        <w:rPr>
          <w:rFonts w:ascii="宋体" w:hAnsi="宋体"/>
          <w:color w:val="000000"/>
          <w:sz w:val="24"/>
        </w:rPr>
      </w:pPr>
      <w:r w:rsidRPr="00F249DC">
        <w:rPr>
          <w:rFonts w:ascii="宋体" w:hAnsi="宋体" w:hint="eastAsia"/>
          <w:color w:val="000000"/>
          <w:sz w:val="24"/>
        </w:rPr>
        <w:t>第</w:t>
      </w:r>
      <w:r>
        <w:rPr>
          <w:rFonts w:ascii="宋体" w:hAnsi="宋体" w:hint="eastAsia"/>
          <w:color w:val="000000"/>
          <w:sz w:val="24"/>
        </w:rPr>
        <w:t>五</w:t>
      </w:r>
      <w:r w:rsidRPr="00F249DC">
        <w:rPr>
          <w:rFonts w:ascii="宋体" w:hAnsi="宋体" w:hint="eastAsia"/>
          <w:color w:val="000000"/>
          <w:sz w:val="24"/>
        </w:rPr>
        <w:t>步：</w:t>
      </w:r>
      <w:r>
        <w:rPr>
          <w:rFonts w:ascii="宋体" w:hAnsi="宋体" w:hint="eastAsia"/>
          <w:color w:val="000000"/>
          <w:sz w:val="24"/>
        </w:rPr>
        <w:t>引入</w:t>
      </w:r>
      <w:r w:rsidRPr="00AB7A7B">
        <w:rPr>
          <w:color w:val="000000"/>
          <w:sz w:val="28"/>
          <w:szCs w:val="28"/>
        </w:rPr>
        <w:t>Jquery+seajs+underscoce+backbone+artTeplate</w:t>
      </w:r>
      <w:r>
        <w:rPr>
          <w:rFonts w:hint="eastAsia"/>
          <w:color w:val="000000"/>
          <w:sz w:val="28"/>
          <w:szCs w:val="28"/>
        </w:rPr>
        <w:t>库</w:t>
      </w:r>
      <w:r>
        <w:rPr>
          <w:color w:val="000000"/>
          <w:sz w:val="28"/>
          <w:szCs w:val="28"/>
        </w:rPr>
        <w:t>文件</w:t>
      </w:r>
      <w:r w:rsidRPr="00F249DC">
        <w:rPr>
          <w:rFonts w:ascii="宋体" w:hAnsi="宋体"/>
          <w:color w:val="000000"/>
          <w:sz w:val="24"/>
        </w:rPr>
        <w:t>。</w:t>
      </w:r>
    </w:p>
    <w:p w14:paraId="3C277D9F" w14:textId="7DBB6EA4" w:rsidR="006E0F42" w:rsidRPr="00F249DC" w:rsidRDefault="006E0F42" w:rsidP="006E0F42">
      <w:pPr>
        <w:pStyle w:val="3"/>
        <w:spacing w:line="416" w:lineRule="auto"/>
        <w:rPr>
          <w:rFonts w:ascii="黑体" w:eastAsia="黑体" w:hAnsi="黑体"/>
          <w:b w:val="0"/>
          <w:color w:val="000000"/>
          <w:sz w:val="24"/>
          <w:szCs w:val="24"/>
        </w:rPr>
      </w:pPr>
      <w:bookmarkStart w:id="259" w:name="_Toc356990829"/>
      <w:bookmarkStart w:id="260" w:name="_Toc420932636"/>
      <w:bookmarkStart w:id="261" w:name="_Toc420933135"/>
      <w:r>
        <w:rPr>
          <w:rFonts w:ascii="黑体" w:eastAsia="黑体" w:hAnsi="黑体" w:hint="eastAsia"/>
          <w:b w:val="0"/>
          <w:color w:val="000000"/>
          <w:sz w:val="24"/>
          <w:szCs w:val="24"/>
        </w:rPr>
        <w:t xml:space="preserve">4.1.2 </w:t>
      </w:r>
      <w:bookmarkEnd w:id="259"/>
      <w:r w:rsidR="00AB7A7B" w:rsidRPr="00AB7A7B">
        <w:rPr>
          <w:rFonts w:ascii="黑体" w:eastAsia="黑体" w:hAnsi="黑体"/>
          <w:b w:val="0"/>
          <w:color w:val="000000"/>
          <w:sz w:val="24"/>
          <w:szCs w:val="24"/>
        </w:rPr>
        <w:t>seaJs</w:t>
      </w:r>
      <w:r w:rsidR="00AB7A7B" w:rsidRPr="00AB7A7B">
        <w:rPr>
          <w:rFonts w:ascii="黑体" w:eastAsia="黑体" w:hAnsi="黑体" w:hint="eastAsia"/>
          <w:b w:val="0"/>
          <w:color w:val="000000"/>
          <w:sz w:val="24"/>
          <w:szCs w:val="24"/>
        </w:rPr>
        <w:t>整合Js资源库</w:t>
      </w:r>
      <w:bookmarkEnd w:id="260"/>
      <w:bookmarkEnd w:id="261"/>
    </w:p>
    <w:p w14:paraId="520B1387" w14:textId="38575DB3" w:rsidR="006E0F42" w:rsidRPr="00F249DC" w:rsidRDefault="006E0F42" w:rsidP="006E0F42">
      <w:pPr>
        <w:ind w:firstLine="420"/>
        <w:rPr>
          <w:rFonts w:ascii="宋体" w:hAnsi="宋体"/>
          <w:color w:val="000000"/>
          <w:sz w:val="24"/>
          <w:shd w:val="clear" w:color="auto" w:fill="FFFFFF"/>
        </w:rPr>
      </w:pPr>
      <w:r w:rsidRPr="00F249DC">
        <w:rPr>
          <w:rFonts w:ascii="宋体" w:hAnsi="宋体" w:hint="eastAsia"/>
          <w:color w:val="000000"/>
          <w:sz w:val="24"/>
        </w:rPr>
        <w:t>第一步：</w:t>
      </w:r>
      <w:r w:rsidR="00BF6DC7">
        <w:rPr>
          <w:rFonts w:ascii="宋体" w:hAnsi="宋体" w:hint="eastAsia"/>
          <w:color w:val="000000"/>
          <w:sz w:val="24"/>
          <w:shd w:val="clear" w:color="auto" w:fill="FFFFFF"/>
        </w:rPr>
        <w:t>引入sea</w:t>
      </w:r>
      <w:r w:rsidR="00BF6DC7">
        <w:rPr>
          <w:rFonts w:ascii="宋体" w:hAnsi="宋体"/>
          <w:color w:val="000000"/>
          <w:sz w:val="24"/>
          <w:shd w:val="clear" w:color="auto" w:fill="FFFFFF"/>
        </w:rPr>
        <w:t>js</w:t>
      </w:r>
      <w:r w:rsidR="00BF6DC7">
        <w:rPr>
          <w:rFonts w:ascii="宋体" w:hAnsi="宋体" w:hint="eastAsia"/>
          <w:color w:val="000000"/>
          <w:sz w:val="24"/>
          <w:shd w:val="clear" w:color="auto" w:fill="FFFFFF"/>
        </w:rPr>
        <w:t>库</w:t>
      </w:r>
      <w:r w:rsidR="00BF6DC7">
        <w:rPr>
          <w:rFonts w:ascii="宋体" w:hAnsi="宋体"/>
          <w:color w:val="000000"/>
          <w:sz w:val="24"/>
          <w:shd w:val="clear" w:color="auto" w:fill="FFFFFF"/>
        </w:rPr>
        <w:t>文件</w:t>
      </w:r>
      <w:r w:rsidRPr="00F249DC">
        <w:rPr>
          <w:rFonts w:ascii="宋体" w:hAnsi="宋体"/>
          <w:color w:val="000000"/>
          <w:sz w:val="24"/>
          <w:shd w:val="clear" w:color="auto" w:fill="FFFFFF"/>
        </w:rPr>
        <w:t>，</w:t>
      </w:r>
      <w:r w:rsidR="00BF6DC7">
        <w:rPr>
          <w:rFonts w:ascii="宋体" w:hAnsi="宋体" w:hint="eastAsia"/>
          <w:color w:val="000000"/>
          <w:sz w:val="24"/>
          <w:shd w:val="clear" w:color="auto" w:fill="FFFFFF"/>
        </w:rPr>
        <w:t>完成所用</w:t>
      </w:r>
      <w:r w:rsidR="00BF6DC7">
        <w:rPr>
          <w:rFonts w:ascii="宋体" w:hAnsi="宋体"/>
          <w:color w:val="000000"/>
          <w:sz w:val="24"/>
          <w:shd w:val="clear" w:color="auto" w:fill="FFFFFF"/>
        </w:rPr>
        <w:t>库的配置</w:t>
      </w:r>
      <w:r w:rsidRPr="00F249DC">
        <w:rPr>
          <w:rFonts w:ascii="宋体" w:hAnsi="宋体"/>
          <w:color w:val="000000"/>
          <w:sz w:val="24"/>
          <w:shd w:val="clear" w:color="auto" w:fill="FFFFFF"/>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6E0F42" w:rsidRPr="00F249DC" w14:paraId="6CDAA1F7" w14:textId="77777777" w:rsidTr="00420504">
        <w:tc>
          <w:tcPr>
            <w:tcW w:w="8505" w:type="dxa"/>
            <w:shd w:val="clear" w:color="auto" w:fill="auto"/>
          </w:tcPr>
          <w:p w14:paraId="4A68F167"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&lt;script src="../lib/seajs/sea-debug.js"&gt;&lt;/script&gt;</w:t>
            </w:r>
          </w:p>
          <w:p w14:paraId="3701CF2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ab/>
              <w:t>&lt;script&gt;</w:t>
            </w:r>
          </w:p>
          <w:p w14:paraId="5B745FEF"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 Set configuration</w:t>
            </w:r>
          </w:p>
          <w:p w14:paraId="1A913515"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seajs.config({</w:t>
            </w:r>
          </w:p>
          <w:p w14:paraId="4FAE37A0"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lastRenderedPageBreak/>
              <w:t xml:space="preserve">        base: '../lib/',</w:t>
            </w:r>
          </w:p>
          <w:p w14:paraId="6998DC86"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alias: {</w:t>
            </w:r>
          </w:p>
          <w:p w14:paraId="2850F3FF"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jquery: 'jQuery/jquery.min.js',</w:t>
            </w:r>
          </w:p>
          <w:p w14:paraId="44AD460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drawManager: 'baiduMap/BMapLib_DrawingManager.js',</w:t>
            </w:r>
          </w:p>
          <w:p w14:paraId="4663F320"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SearchInfoWindow: 'baiduMap/SearchInfoWindow.js',</w:t>
            </w:r>
          </w:p>
          <w:p w14:paraId="0372ED2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bootstrap: 'bootstrap/bootstrap.min.js',</w:t>
            </w:r>
          </w:p>
          <w:p w14:paraId="6B0041BC"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moment: 'bootstrap/moment.min.js',</w:t>
            </w:r>
          </w:p>
          <w:p w14:paraId="03E6CA5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daterangepicker: 'bootstrap/daterangepicker.js',</w:t>
            </w:r>
          </w:p>
          <w:p w14:paraId="47ECA3E6"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underscore: 'underscore/underscore.js',</w:t>
            </w:r>
          </w:p>
          <w:p w14:paraId="5C588EE9"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backbone: 'backbone/backbone.js',</w:t>
            </w:r>
          </w:p>
          <w:p w14:paraId="4C6F711D"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artTemplate: 'artTemplate/artTemplate.js'</w:t>
            </w:r>
          </w:p>
          <w:p w14:paraId="6A5331A9"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
          <w:p w14:paraId="14A50F37"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
          <w:p w14:paraId="1B457D43"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seajs.use('underscore');</w:t>
            </w:r>
          </w:p>
          <w:p w14:paraId="53E3235E"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seajs.use('drawManager');</w:t>
            </w:r>
          </w:p>
          <w:p w14:paraId="4BD0B78C"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seajs.use('SearchInfoWindow');</w:t>
            </w:r>
          </w:p>
          <w:p w14:paraId="211E4D01"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入口</w:t>
            </w:r>
          </w:p>
          <w:p w14:paraId="227CDC5B"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seajs.use('../js/map_query/init.js');</w:t>
            </w:r>
          </w:p>
          <w:p w14:paraId="2B1E635B"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seajs.use('../js/common.js');</w:t>
            </w:r>
          </w:p>
          <w:p w14:paraId="6B9922D8" w14:textId="47D65ACC" w:rsidR="006E0F42" w:rsidRPr="00F249DC" w:rsidRDefault="00BF6DC7" w:rsidP="00BF6DC7">
            <w:pPr>
              <w:ind w:firstLine="400"/>
              <w:rPr>
                <w:rFonts w:ascii="Courier New" w:hAnsi="Courier New" w:cs="Courier New"/>
                <w:color w:val="000000"/>
                <w:kern w:val="0"/>
                <w:sz w:val="20"/>
                <w:szCs w:val="20"/>
              </w:rPr>
            </w:pPr>
            <w:r w:rsidRPr="00BF6DC7">
              <w:rPr>
                <w:rFonts w:ascii="Courier New" w:hAnsi="Courier New" w:cs="Courier New"/>
                <w:color w:val="000000"/>
                <w:kern w:val="0"/>
                <w:sz w:val="20"/>
                <w:szCs w:val="20"/>
              </w:rPr>
              <w:t>&lt;/script&gt;</w:t>
            </w:r>
          </w:p>
        </w:tc>
      </w:tr>
    </w:tbl>
    <w:p w14:paraId="1A847758" w14:textId="55256F46"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lastRenderedPageBreak/>
        <w:t>第二步：</w:t>
      </w:r>
      <w:r w:rsidRPr="00F249DC">
        <w:rPr>
          <w:rFonts w:ascii="宋体" w:hAnsi="宋体"/>
          <w:color w:val="000000"/>
          <w:sz w:val="24"/>
        </w:rPr>
        <w:t>在</w:t>
      </w:r>
      <w:r w:rsidR="00BF6DC7">
        <w:rPr>
          <w:color w:val="000000"/>
          <w:sz w:val="24"/>
        </w:rPr>
        <w:t>js</w:t>
      </w:r>
      <w:r w:rsidR="00BF6DC7">
        <w:rPr>
          <w:rFonts w:hint="eastAsia"/>
          <w:color w:val="000000"/>
          <w:sz w:val="24"/>
        </w:rPr>
        <w:t>文件</w:t>
      </w:r>
      <w:r w:rsidR="00BF6DC7">
        <w:rPr>
          <w:color w:val="000000"/>
          <w:sz w:val="24"/>
        </w:rPr>
        <w:t>中</w:t>
      </w:r>
      <w:r w:rsidR="00BF6DC7">
        <w:rPr>
          <w:rFonts w:hint="eastAsia"/>
          <w:color w:val="000000"/>
          <w:sz w:val="24"/>
        </w:rPr>
        <w:t>按需</w:t>
      </w:r>
      <w:r w:rsidR="00BF6DC7">
        <w:rPr>
          <w:color w:val="000000"/>
          <w:sz w:val="24"/>
        </w:rPr>
        <w:t>引用库文件</w:t>
      </w:r>
      <w:r w:rsidR="00BF6DC7">
        <w:rPr>
          <w:rFonts w:hint="eastAsia"/>
          <w:color w:val="000000"/>
          <w:sz w:val="24"/>
        </w:rPr>
        <w:t>，</w:t>
      </w:r>
      <w:r w:rsidR="00BF6DC7">
        <w:rPr>
          <w:color w:val="000000"/>
          <w:sz w:val="24"/>
        </w:rPr>
        <w:t>不</w:t>
      </w:r>
      <w:r w:rsidR="00BF6DC7">
        <w:rPr>
          <w:rFonts w:hint="eastAsia"/>
          <w:color w:val="000000"/>
          <w:sz w:val="24"/>
        </w:rPr>
        <w:t>用</w:t>
      </w:r>
      <w:r w:rsidR="00BF6DC7">
        <w:rPr>
          <w:color w:val="000000"/>
          <w:sz w:val="24"/>
        </w:rPr>
        <w:t>写难</w:t>
      </w:r>
      <w:r w:rsidR="00BF6DC7">
        <w:rPr>
          <w:rFonts w:hint="eastAsia"/>
          <w:color w:val="000000"/>
          <w:sz w:val="24"/>
        </w:rPr>
        <w:t>维护</w:t>
      </w:r>
      <w:r w:rsidR="00BF6DC7">
        <w:rPr>
          <w:color w:val="000000"/>
          <w:sz w:val="24"/>
        </w:rPr>
        <w:t>的</w:t>
      </w:r>
      <w:r w:rsidR="00BF6DC7">
        <w:rPr>
          <w:rFonts w:hint="eastAsia"/>
          <w:color w:val="000000"/>
          <w:sz w:val="24"/>
        </w:rPr>
        <w:t>script</w:t>
      </w:r>
      <w:r w:rsidR="00BF6DC7">
        <w:rPr>
          <w:rFonts w:hint="eastAsia"/>
          <w:color w:val="000000"/>
          <w:sz w:val="24"/>
        </w:rPr>
        <w:t>标签</w:t>
      </w:r>
      <w:r w:rsidRPr="00F249DC">
        <w:rPr>
          <w:rFonts w:ascii="宋体" w:hAnsi="宋体"/>
          <w:color w:val="000000"/>
          <w:sz w:val="24"/>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5"/>
      </w:tblGrid>
      <w:tr w:rsidR="006E0F42" w:rsidRPr="00F249DC" w14:paraId="193E2233" w14:textId="77777777" w:rsidTr="00420504">
        <w:tc>
          <w:tcPr>
            <w:tcW w:w="8505" w:type="dxa"/>
            <w:shd w:val="clear" w:color="auto" w:fill="auto"/>
          </w:tcPr>
          <w:p w14:paraId="0C101EBF"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define(function (require, exports, module) {</w:t>
            </w:r>
          </w:p>
          <w:p w14:paraId="6178484C"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require('jquery');</w:t>
            </w:r>
          </w:p>
          <w:p w14:paraId="5E7A6D50"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require('backbone');</w:t>
            </w:r>
          </w:p>
          <w:p w14:paraId="19C090DF"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地图部分</w:t>
            </w:r>
          </w:p>
          <w:p w14:paraId="0B8289B1"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var map = require('../map_query/map');</w:t>
            </w:r>
          </w:p>
          <w:p w14:paraId="29E8F423"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var template = require('artTemplate');</w:t>
            </w:r>
          </w:p>
          <w:p w14:paraId="4D36E9C4" w14:textId="466ED2E1" w:rsidR="00BF6DC7" w:rsidRPr="00BF6DC7" w:rsidRDefault="00BF6DC7" w:rsidP="00BF6DC7">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 xml:space="preserve">    map.init();</w:t>
            </w:r>
          </w:p>
          <w:p w14:paraId="4EB2DA85"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日历控件</w:t>
            </w:r>
          </w:p>
          <w:p w14:paraId="3E7603BF"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var datetimepicker = require('../map_query/datetimepicker');</w:t>
            </w:r>
          </w:p>
          <w:p w14:paraId="0932704A" w14:textId="39E5F82E" w:rsidR="00BF6DC7" w:rsidRPr="00BF6DC7" w:rsidRDefault="00BF6DC7" w:rsidP="00BF6DC7">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lastRenderedPageBreak/>
              <w:t xml:space="preserve">    datetimepicker.init();</w:t>
            </w:r>
          </w:p>
          <w:p w14:paraId="313C77CD"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表单</w:t>
            </w:r>
          </w:p>
          <w:p w14:paraId="77CCB5A2"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var form = require('../form');</w:t>
            </w:r>
          </w:p>
          <w:p w14:paraId="38FB1B63" w14:textId="3D302D72" w:rsidR="00BF6DC7" w:rsidRPr="00BF6DC7" w:rsidRDefault="00BF6DC7" w:rsidP="00BF6DC7">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 xml:space="preserve">    form.init();</w:t>
            </w:r>
          </w:p>
          <w:p w14:paraId="14567DD5"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列表逻辑</w:t>
            </w:r>
          </w:p>
          <w:p w14:paraId="55261830"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var list = require('../map_query/list');</w:t>
            </w:r>
          </w:p>
          <w:p w14:paraId="60A79CFB" w14:textId="740D4C2C" w:rsidR="006E0F42" w:rsidRPr="00BD0B88" w:rsidRDefault="00BF6DC7" w:rsidP="00BF6DC7">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 xml:space="preserve">    list.init();</w:t>
            </w:r>
          </w:p>
        </w:tc>
      </w:tr>
    </w:tbl>
    <w:p w14:paraId="3A082436" w14:textId="419727B1" w:rsidR="006E0F42" w:rsidRPr="00F249DC" w:rsidRDefault="006E0F42" w:rsidP="006E0F42">
      <w:pPr>
        <w:pStyle w:val="3"/>
        <w:spacing w:line="416" w:lineRule="auto"/>
        <w:rPr>
          <w:rFonts w:ascii="黑体" w:eastAsia="黑体" w:hAnsi="黑体"/>
          <w:b w:val="0"/>
          <w:color w:val="000000"/>
          <w:sz w:val="24"/>
          <w:szCs w:val="24"/>
        </w:rPr>
      </w:pPr>
      <w:bookmarkStart w:id="262" w:name="_Toc356990830"/>
      <w:bookmarkStart w:id="263" w:name="_Toc420932637"/>
      <w:bookmarkStart w:id="264" w:name="_Toc420933136"/>
      <w:r w:rsidRPr="00F249DC">
        <w:rPr>
          <w:rFonts w:ascii="黑体" w:eastAsia="黑体" w:hAnsi="黑体" w:hint="eastAsia"/>
          <w:b w:val="0"/>
          <w:color w:val="000000"/>
          <w:sz w:val="24"/>
          <w:szCs w:val="24"/>
        </w:rPr>
        <w:lastRenderedPageBreak/>
        <w:t>4.1.3</w:t>
      </w:r>
      <w:r w:rsidR="00AB7A7B" w:rsidRPr="00AB7A7B">
        <w:rPr>
          <w:rFonts w:ascii="黑体" w:eastAsia="黑体" w:hAnsi="黑体" w:hint="eastAsia"/>
          <w:b w:val="0"/>
          <w:color w:val="000000"/>
          <w:sz w:val="24"/>
          <w:szCs w:val="24"/>
        </w:rPr>
        <w:t>拆分</w:t>
      </w:r>
      <w:r w:rsidR="00AB7A7B" w:rsidRPr="00AB7A7B">
        <w:rPr>
          <w:rFonts w:ascii="黑体" w:eastAsia="黑体" w:hAnsi="黑体"/>
          <w:b w:val="0"/>
          <w:color w:val="000000"/>
          <w:sz w:val="24"/>
          <w:szCs w:val="24"/>
        </w:rPr>
        <w:t>BcakBone</w:t>
      </w:r>
      <w:r w:rsidR="00AB7A7B" w:rsidRPr="00AB7A7B">
        <w:rPr>
          <w:rFonts w:ascii="黑体" w:eastAsia="黑体" w:hAnsi="黑体" w:hint="eastAsia"/>
          <w:b w:val="0"/>
          <w:color w:val="000000"/>
          <w:sz w:val="24"/>
          <w:szCs w:val="24"/>
        </w:rPr>
        <w:t>的数据Model功能</w:t>
      </w:r>
      <w:bookmarkEnd w:id="262"/>
      <w:bookmarkEnd w:id="263"/>
      <w:bookmarkEnd w:id="264"/>
    </w:p>
    <w:p w14:paraId="79255174" w14:textId="380C04E4" w:rsidR="006E0F42" w:rsidRPr="00F249DC" w:rsidRDefault="00BF6DC7" w:rsidP="006E0F42">
      <w:pPr>
        <w:ind w:firstLine="480"/>
        <w:rPr>
          <w:rFonts w:ascii="宋体" w:hAnsi="宋体"/>
          <w:color w:val="000000"/>
          <w:sz w:val="24"/>
        </w:rPr>
      </w:pPr>
      <w:r w:rsidRPr="00BF6DC7">
        <w:rPr>
          <w:rFonts w:ascii="宋体" w:hAnsi="宋体"/>
          <w:color w:val="000000"/>
          <w:sz w:val="24"/>
        </w:rPr>
        <w:t>BcakBone为复杂Javascript应用程序提供模型(models)、集合(collections)、视图(views)的结构。其中模型用于绑定键值数据和自定义事件；集合附有可枚举函数的丰富API； 视图可以声明事件处理函数，并通过RESTful JSON接口连接到应用程序。</w:t>
      </w:r>
      <w:r>
        <w:rPr>
          <w:rFonts w:ascii="宋体" w:hAnsi="宋体" w:hint="eastAsia"/>
          <w:color w:val="000000"/>
          <w:sz w:val="24"/>
        </w:rPr>
        <w:t>这里</w:t>
      </w:r>
      <w:r>
        <w:rPr>
          <w:rFonts w:ascii="宋体" w:hAnsi="宋体"/>
          <w:color w:val="000000"/>
          <w:sz w:val="24"/>
        </w:rPr>
        <w:t>只需要用到它的数据模型</w:t>
      </w:r>
      <w:r>
        <w:rPr>
          <w:rFonts w:ascii="宋体" w:hAnsi="宋体" w:hint="eastAsia"/>
          <w:color w:val="000000"/>
          <w:sz w:val="24"/>
        </w:rPr>
        <w:t>，使用</w:t>
      </w:r>
      <w:r>
        <w:rPr>
          <w:rFonts w:ascii="宋体" w:hAnsi="宋体"/>
          <w:color w:val="000000"/>
          <w:sz w:val="24"/>
        </w:rPr>
        <w:t>方法</w:t>
      </w:r>
      <w:r w:rsidR="006E0F42" w:rsidRPr="00F249DC">
        <w:rPr>
          <w:rFonts w:ascii="宋体" w:hAnsi="宋体" w:hint="eastAsia"/>
          <w:color w:val="000000"/>
          <w:sz w:val="24"/>
        </w:rPr>
        <w:t>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9"/>
      </w:tblGrid>
      <w:tr w:rsidR="00BF6DC7" w:rsidRPr="00F249DC" w14:paraId="3677431A" w14:textId="77777777" w:rsidTr="00420504">
        <w:trPr>
          <w:trHeight w:val="2757"/>
          <w:jc w:val="center"/>
        </w:trPr>
        <w:tc>
          <w:tcPr>
            <w:tcW w:w="8789" w:type="dxa"/>
          </w:tcPr>
          <w:p w14:paraId="0E7D2B04" w14:textId="77777777" w:rsidR="00BF6DC7" w:rsidRDefault="00BF6DC7" w:rsidP="00BF6DC7">
            <w:pPr>
              <w:ind w:firstLineChars="200" w:firstLine="420"/>
            </w:pPr>
            <w:r>
              <w:t>define(function (require, exports, module){</w:t>
            </w:r>
          </w:p>
          <w:p w14:paraId="72E7EB67" w14:textId="77777777" w:rsidR="00BF6DC7" w:rsidRDefault="00BF6DC7" w:rsidP="00BF6DC7">
            <w:pPr>
              <w:ind w:firstLineChars="200" w:firstLine="420"/>
            </w:pPr>
            <w:r>
              <w:t xml:space="preserve">    require('jquery');</w:t>
            </w:r>
          </w:p>
          <w:p w14:paraId="463EBC0A" w14:textId="77777777" w:rsidR="00BF6DC7" w:rsidRDefault="00BF6DC7" w:rsidP="00BF6DC7">
            <w:pPr>
              <w:ind w:firstLineChars="200" w:firstLine="420"/>
            </w:pPr>
            <w:r>
              <w:t xml:space="preserve">    require('backbone');</w:t>
            </w:r>
          </w:p>
          <w:p w14:paraId="6FC09B94" w14:textId="77777777" w:rsidR="00BF6DC7" w:rsidRDefault="00BF6DC7" w:rsidP="00BF6DC7">
            <w:pPr>
              <w:ind w:firstLineChars="200" w:firstLine="420"/>
            </w:pPr>
            <w:r>
              <w:t xml:space="preserve">    var Model = Backbone.Model.extend({</w:t>
            </w:r>
          </w:p>
          <w:p w14:paraId="4B1D75B3" w14:textId="77777777" w:rsidR="00BF6DC7" w:rsidRDefault="00BF6DC7" w:rsidP="00BF6DC7">
            <w:pPr>
              <w:ind w:firstLineChars="200" w:firstLine="420"/>
            </w:pPr>
            <w:r>
              <w:t xml:space="preserve">        defaults: {</w:t>
            </w:r>
          </w:p>
          <w:p w14:paraId="44393476" w14:textId="77777777" w:rsidR="00BF6DC7" w:rsidRDefault="00BF6DC7" w:rsidP="00BF6DC7">
            <w:pPr>
              <w:ind w:firstLineChars="200" w:firstLine="420"/>
            </w:pPr>
            <w:r>
              <w:t xml:space="preserve">            list: {},</w:t>
            </w:r>
          </w:p>
          <w:p w14:paraId="619E63F0" w14:textId="77777777" w:rsidR="00BF6DC7" w:rsidRDefault="00BF6DC7" w:rsidP="00BF6DC7">
            <w:pPr>
              <w:ind w:firstLineChars="200" w:firstLine="420"/>
            </w:pPr>
            <w:r>
              <w:t xml:space="preserve">            detail: {}</w:t>
            </w:r>
          </w:p>
          <w:p w14:paraId="146CDC8F" w14:textId="77777777" w:rsidR="00BF6DC7" w:rsidRDefault="00BF6DC7" w:rsidP="00BF6DC7">
            <w:pPr>
              <w:ind w:firstLineChars="200" w:firstLine="420"/>
            </w:pPr>
            <w:r>
              <w:t xml:space="preserve">        },</w:t>
            </w:r>
          </w:p>
          <w:p w14:paraId="2F5622C8" w14:textId="77777777" w:rsidR="00BF6DC7" w:rsidRDefault="00BF6DC7" w:rsidP="00BF6DC7">
            <w:pPr>
              <w:ind w:firstLineChars="200" w:firstLine="420"/>
            </w:pPr>
            <w:r>
              <w:t xml:space="preserve">        initialize: function () {</w:t>
            </w:r>
          </w:p>
          <w:p w14:paraId="16811B6A" w14:textId="77777777" w:rsidR="00BF6DC7" w:rsidRDefault="00BF6DC7" w:rsidP="00BF6DC7">
            <w:pPr>
              <w:ind w:firstLineChars="200" w:firstLine="420"/>
            </w:pPr>
            <w:r>
              <w:t xml:space="preserve">            var _this = this;</w:t>
            </w:r>
          </w:p>
          <w:p w14:paraId="7205734B" w14:textId="77777777" w:rsidR="00BF6DC7" w:rsidRDefault="00BF6DC7" w:rsidP="00BF6DC7">
            <w:pPr>
              <w:ind w:firstLineChars="200" w:firstLine="420"/>
            </w:pPr>
            <w:r>
              <w:t xml:space="preserve">        },</w:t>
            </w:r>
          </w:p>
          <w:p w14:paraId="5624F084" w14:textId="77777777" w:rsidR="00BF6DC7" w:rsidRDefault="00BF6DC7" w:rsidP="00BF6DC7">
            <w:pPr>
              <w:ind w:firstLineChars="200" w:firstLine="420"/>
            </w:pPr>
            <w:r>
              <w:t xml:space="preserve">        search: function (req, fn, be) {</w:t>
            </w:r>
          </w:p>
          <w:p w14:paraId="622BE3EC" w14:textId="77777777" w:rsidR="00BF6DC7" w:rsidRDefault="00BF6DC7" w:rsidP="00BF6DC7">
            <w:pPr>
              <w:ind w:firstLineChars="200" w:firstLine="420"/>
            </w:pPr>
            <w:r>
              <w:t xml:space="preserve">        //$(".map_warning").find(".loading").remove();//ch</w:t>
            </w:r>
          </w:p>
          <w:p w14:paraId="48D3CB1F" w14:textId="77777777" w:rsidR="00BF6DC7" w:rsidRDefault="00BF6DC7" w:rsidP="00BF6DC7">
            <w:pPr>
              <w:ind w:firstLineChars="200" w:firstLine="420"/>
            </w:pPr>
            <w:r>
              <w:t xml:space="preserve">            var _this = this;</w:t>
            </w:r>
          </w:p>
          <w:p w14:paraId="00243DCE" w14:textId="77777777" w:rsidR="00BF6DC7" w:rsidRDefault="00BF6DC7" w:rsidP="00BF6DC7">
            <w:pPr>
              <w:ind w:firstLineChars="200" w:firstLine="420"/>
            </w:pPr>
            <w:r>
              <w:t xml:space="preserve">            $.ajax({</w:t>
            </w:r>
          </w:p>
          <w:p w14:paraId="0963BDA3" w14:textId="77777777" w:rsidR="00BF6DC7" w:rsidRDefault="00BF6DC7" w:rsidP="00BF6DC7">
            <w:pPr>
              <w:ind w:firstLineChars="200" w:firstLine="420"/>
            </w:pPr>
            <w:r>
              <w:t xml:space="preserve">                type: "GET",</w:t>
            </w:r>
          </w:p>
          <w:p w14:paraId="526ED9BA" w14:textId="77777777" w:rsidR="00BF6DC7" w:rsidRDefault="00BF6DC7" w:rsidP="00BF6DC7">
            <w:pPr>
              <w:ind w:firstLineChars="200" w:firstLine="420"/>
            </w:pPr>
            <w:r>
              <w:lastRenderedPageBreak/>
              <w:t>//                url: "../demo/mock/mapQuery.json",</w:t>
            </w:r>
          </w:p>
          <w:p w14:paraId="01A38FAE" w14:textId="77777777" w:rsidR="00BF6DC7" w:rsidRDefault="00BF6DC7" w:rsidP="00BF6DC7">
            <w:pPr>
              <w:ind w:firstLineChars="200" w:firstLine="420"/>
            </w:pPr>
            <w:r>
              <w:t>//                url: "http://localhost:9999/demo",</w:t>
            </w:r>
          </w:p>
          <w:p w14:paraId="7ACBA59A" w14:textId="77777777" w:rsidR="00BF6DC7" w:rsidRDefault="00BF6DC7" w:rsidP="00BF6DC7">
            <w:pPr>
              <w:ind w:firstLineChars="200" w:firstLine="420"/>
            </w:pPr>
            <w:r>
              <w:t xml:space="preserve">                url: "http://acm.swust.edu.cn:8180/LocationMonitor/handler/locationQuery/queryByPage",</w:t>
            </w:r>
          </w:p>
          <w:p w14:paraId="719D0944" w14:textId="77777777" w:rsidR="00BF6DC7" w:rsidRDefault="00BF6DC7" w:rsidP="00BF6DC7">
            <w:pPr>
              <w:ind w:firstLineChars="200" w:firstLine="420"/>
            </w:pPr>
            <w:r>
              <w:t>//                url: "http://192.168.1.101:8080/LocationMonitor/handler/locationQuery/queryByPage",</w:t>
            </w:r>
          </w:p>
          <w:p w14:paraId="307978E7" w14:textId="77777777" w:rsidR="00BF6DC7" w:rsidRDefault="00BF6DC7" w:rsidP="00BF6DC7">
            <w:pPr>
              <w:ind w:firstLineChars="200" w:firstLine="420"/>
            </w:pPr>
            <w:r>
              <w:t xml:space="preserve">                data: req,</w:t>
            </w:r>
          </w:p>
          <w:p w14:paraId="3F2011DB" w14:textId="77777777" w:rsidR="00BF6DC7" w:rsidRDefault="00BF6DC7" w:rsidP="00BF6DC7">
            <w:pPr>
              <w:ind w:firstLineChars="200" w:firstLine="420"/>
            </w:pPr>
            <w:r>
              <w:t xml:space="preserve">                beforeSend: function () {</w:t>
            </w:r>
          </w:p>
          <w:p w14:paraId="4C59D387" w14:textId="77777777" w:rsidR="00BF6DC7" w:rsidRDefault="00BF6DC7" w:rsidP="00BF6DC7">
            <w:pPr>
              <w:ind w:firstLineChars="200" w:firstLine="420"/>
            </w:pPr>
            <w:r>
              <w:t xml:space="preserve">                    if ($.isFunction(be)) {</w:t>
            </w:r>
          </w:p>
          <w:p w14:paraId="2D14BB22" w14:textId="77777777" w:rsidR="00BF6DC7" w:rsidRDefault="00BF6DC7" w:rsidP="00BF6DC7">
            <w:pPr>
              <w:ind w:firstLineChars="200" w:firstLine="420"/>
            </w:pPr>
            <w:r>
              <w:t xml:space="preserve">                        be();</w:t>
            </w:r>
          </w:p>
          <w:p w14:paraId="0F5BE012" w14:textId="77777777" w:rsidR="00BF6DC7" w:rsidRDefault="00BF6DC7" w:rsidP="00BF6DC7">
            <w:pPr>
              <w:ind w:firstLineChars="200" w:firstLine="420"/>
            </w:pPr>
            <w:r>
              <w:t xml:space="preserve">                    }</w:t>
            </w:r>
          </w:p>
          <w:p w14:paraId="52AFC869" w14:textId="77777777" w:rsidR="00BF6DC7" w:rsidRDefault="00BF6DC7" w:rsidP="00BF6DC7">
            <w:pPr>
              <w:ind w:firstLineChars="200" w:firstLine="420"/>
            </w:pPr>
            <w:r>
              <w:t xml:space="preserve">                },</w:t>
            </w:r>
          </w:p>
          <w:p w14:paraId="3CA854FD" w14:textId="77777777" w:rsidR="00BF6DC7" w:rsidRDefault="00BF6DC7" w:rsidP="00BF6DC7">
            <w:pPr>
              <w:ind w:firstLineChars="200" w:firstLine="420"/>
            </w:pPr>
            <w:r>
              <w:t xml:space="preserve">                dataType: "jsonp",</w:t>
            </w:r>
          </w:p>
          <w:p w14:paraId="20D13685" w14:textId="77777777" w:rsidR="00BF6DC7" w:rsidRDefault="00BF6DC7" w:rsidP="00BF6DC7">
            <w:pPr>
              <w:ind w:firstLineChars="200" w:firstLine="420"/>
            </w:pPr>
            <w:r>
              <w:t xml:space="preserve">                success: function (data) {</w:t>
            </w:r>
          </w:p>
          <w:p w14:paraId="1525402B" w14:textId="77777777" w:rsidR="00BF6DC7" w:rsidRDefault="00BF6DC7" w:rsidP="00BF6DC7">
            <w:pPr>
              <w:ind w:firstLineChars="200" w:firstLine="420"/>
            </w:pPr>
            <w:r>
              <w:t xml:space="preserve">                    if (data.errcode === 0) {</w:t>
            </w:r>
          </w:p>
          <w:p w14:paraId="511B7FC5" w14:textId="77777777" w:rsidR="00BF6DC7" w:rsidRDefault="00BF6DC7" w:rsidP="00BF6DC7">
            <w:pPr>
              <w:ind w:firstLineChars="200" w:firstLine="420"/>
            </w:pPr>
            <w:r>
              <w:t xml:space="preserve">                        _this.set('list', data);</w:t>
            </w:r>
          </w:p>
          <w:p w14:paraId="270193B7" w14:textId="77777777" w:rsidR="00BF6DC7" w:rsidRDefault="00BF6DC7" w:rsidP="00BF6DC7">
            <w:pPr>
              <w:ind w:firstLineChars="200" w:firstLine="420"/>
            </w:pPr>
            <w:r>
              <w:t xml:space="preserve">                        if ($.isFunction(fn)) {</w:t>
            </w:r>
          </w:p>
          <w:p w14:paraId="028CA395" w14:textId="77777777" w:rsidR="00BF6DC7" w:rsidRDefault="00BF6DC7" w:rsidP="00BF6DC7">
            <w:pPr>
              <w:ind w:firstLineChars="200" w:firstLine="420"/>
            </w:pPr>
            <w:r>
              <w:t xml:space="preserve">                            fn(data);</w:t>
            </w:r>
          </w:p>
          <w:p w14:paraId="686C4545" w14:textId="77777777" w:rsidR="00BF6DC7" w:rsidRDefault="00BF6DC7" w:rsidP="00BF6DC7">
            <w:pPr>
              <w:ind w:firstLineChars="200" w:firstLine="420"/>
            </w:pPr>
            <w:r>
              <w:t xml:space="preserve">                        }</w:t>
            </w:r>
          </w:p>
          <w:p w14:paraId="1CAA667A" w14:textId="77777777" w:rsidR="00BF6DC7" w:rsidRDefault="00BF6DC7" w:rsidP="00BF6DC7">
            <w:pPr>
              <w:ind w:firstLineChars="200" w:firstLine="420"/>
            </w:pPr>
            <w:r>
              <w:t xml:space="preserve">                    } else {</w:t>
            </w:r>
          </w:p>
          <w:p w14:paraId="502A0AD8" w14:textId="77777777" w:rsidR="00BF6DC7" w:rsidRDefault="00BF6DC7" w:rsidP="00BF6DC7">
            <w:pPr>
              <w:ind w:firstLineChars="200" w:firstLine="420"/>
            </w:pPr>
            <w:r>
              <w:rPr>
                <w:rFonts w:hint="eastAsia"/>
              </w:rPr>
              <w:t xml:space="preserve">                        alert('</w:t>
            </w:r>
            <w:r>
              <w:rPr>
                <w:rFonts w:hint="eastAsia"/>
              </w:rPr>
              <w:t>接口错误</w:t>
            </w:r>
            <w:r>
              <w:rPr>
                <w:rFonts w:hint="eastAsia"/>
              </w:rPr>
              <w:t>');</w:t>
            </w:r>
          </w:p>
          <w:p w14:paraId="77EEE6F8" w14:textId="77777777" w:rsidR="00BF6DC7" w:rsidRDefault="00BF6DC7" w:rsidP="00BF6DC7">
            <w:pPr>
              <w:ind w:firstLineChars="200" w:firstLine="420"/>
            </w:pPr>
          </w:p>
          <w:p w14:paraId="231FA484" w14:textId="77777777" w:rsidR="00BF6DC7" w:rsidRDefault="00BF6DC7" w:rsidP="00BF6DC7">
            <w:pPr>
              <w:ind w:firstLineChars="200" w:firstLine="420"/>
            </w:pPr>
            <w:r>
              <w:t xml:space="preserve">                    }</w:t>
            </w:r>
          </w:p>
          <w:p w14:paraId="0FF72F80" w14:textId="77777777" w:rsidR="00BF6DC7" w:rsidRDefault="00BF6DC7" w:rsidP="00BF6DC7">
            <w:pPr>
              <w:ind w:firstLineChars="200" w:firstLine="420"/>
            </w:pPr>
            <w:r>
              <w:t xml:space="preserve">                }</w:t>
            </w:r>
          </w:p>
          <w:p w14:paraId="18E60949" w14:textId="77777777" w:rsidR="00BF6DC7" w:rsidRDefault="00BF6DC7" w:rsidP="00BF6DC7">
            <w:pPr>
              <w:ind w:firstLineChars="200" w:firstLine="420"/>
            </w:pPr>
            <w:r>
              <w:t xml:space="preserve">            });</w:t>
            </w:r>
          </w:p>
          <w:p w14:paraId="4BFEE972" w14:textId="77777777" w:rsidR="00BF6DC7" w:rsidRDefault="00BF6DC7" w:rsidP="00BF6DC7">
            <w:pPr>
              <w:ind w:firstLineChars="200" w:firstLine="420"/>
            </w:pPr>
            <w:r>
              <w:t xml:space="preserve">        },</w:t>
            </w:r>
          </w:p>
          <w:p w14:paraId="0D4E8F89" w14:textId="77777777" w:rsidR="00BF6DC7" w:rsidRDefault="00BF6DC7" w:rsidP="00BF6DC7">
            <w:pPr>
              <w:ind w:firstLineChars="200" w:firstLine="420"/>
            </w:pPr>
            <w:r>
              <w:t xml:space="preserve">        search_detail: function (req, fn, be) {</w:t>
            </w:r>
          </w:p>
          <w:p w14:paraId="19E53B6F" w14:textId="77777777" w:rsidR="00BF6DC7" w:rsidRDefault="00BF6DC7" w:rsidP="00BF6DC7">
            <w:pPr>
              <w:ind w:firstLineChars="200" w:firstLine="420"/>
            </w:pPr>
            <w:r>
              <w:t xml:space="preserve">            var _this = this;</w:t>
            </w:r>
          </w:p>
          <w:p w14:paraId="0A25E1CD" w14:textId="77777777" w:rsidR="00BF6DC7" w:rsidRDefault="00BF6DC7" w:rsidP="00BF6DC7">
            <w:pPr>
              <w:ind w:firstLineChars="200" w:firstLine="420"/>
            </w:pPr>
            <w:r>
              <w:t xml:space="preserve">            $.ajax({</w:t>
            </w:r>
          </w:p>
          <w:p w14:paraId="6A542C18" w14:textId="77777777" w:rsidR="00BF6DC7" w:rsidRDefault="00BF6DC7" w:rsidP="00BF6DC7">
            <w:pPr>
              <w:ind w:firstLineChars="200" w:firstLine="420"/>
            </w:pPr>
            <w:r>
              <w:t xml:space="preserve">                type: "GET",</w:t>
            </w:r>
          </w:p>
          <w:p w14:paraId="3A2C7E85" w14:textId="77777777" w:rsidR="00BF6DC7" w:rsidRDefault="00BF6DC7" w:rsidP="00BF6DC7">
            <w:pPr>
              <w:ind w:firstLineChars="200" w:firstLine="420"/>
            </w:pPr>
            <w:r>
              <w:lastRenderedPageBreak/>
              <w:t>//                url: "http://acm.swust.edu.cn:8180/LocationMonitor/handler/locationQuery/queryLocByPage",</w:t>
            </w:r>
          </w:p>
          <w:p w14:paraId="57FE7A13" w14:textId="77777777" w:rsidR="00BF6DC7" w:rsidRDefault="00BF6DC7" w:rsidP="00BF6DC7">
            <w:pPr>
              <w:ind w:firstLineChars="200" w:firstLine="420"/>
            </w:pPr>
            <w:r>
              <w:t xml:space="preserve">                url: "http://acm.swust.edu.cn:8180/LocationMonitor/handler/locationQuery/queryLocation",</w:t>
            </w:r>
          </w:p>
          <w:p w14:paraId="589E08DC" w14:textId="77777777" w:rsidR="00BF6DC7" w:rsidRDefault="00BF6DC7" w:rsidP="00BF6DC7">
            <w:pPr>
              <w:ind w:firstLineChars="200" w:firstLine="420"/>
            </w:pPr>
            <w:r>
              <w:t xml:space="preserve">                data: req,</w:t>
            </w:r>
          </w:p>
          <w:p w14:paraId="41C6D795" w14:textId="77777777" w:rsidR="00BF6DC7" w:rsidRDefault="00BF6DC7" w:rsidP="00BF6DC7">
            <w:pPr>
              <w:ind w:firstLineChars="200" w:firstLine="420"/>
            </w:pPr>
            <w:r>
              <w:t xml:space="preserve">                beforeSend: function () {</w:t>
            </w:r>
          </w:p>
          <w:p w14:paraId="04494C0B" w14:textId="77777777" w:rsidR="00BF6DC7" w:rsidRDefault="00BF6DC7" w:rsidP="00BF6DC7">
            <w:pPr>
              <w:ind w:firstLineChars="200" w:firstLine="420"/>
            </w:pPr>
            <w:r>
              <w:t xml:space="preserve">                    if ($.isFunction(be)) {</w:t>
            </w:r>
          </w:p>
          <w:p w14:paraId="0AF6FE77" w14:textId="77777777" w:rsidR="00BF6DC7" w:rsidRDefault="00BF6DC7" w:rsidP="00BF6DC7">
            <w:pPr>
              <w:ind w:firstLineChars="200" w:firstLine="420"/>
            </w:pPr>
            <w:r>
              <w:t xml:space="preserve">                        be();</w:t>
            </w:r>
          </w:p>
          <w:p w14:paraId="408CE51C" w14:textId="77777777" w:rsidR="00BF6DC7" w:rsidRDefault="00BF6DC7" w:rsidP="00BF6DC7">
            <w:pPr>
              <w:ind w:firstLineChars="200" w:firstLine="420"/>
            </w:pPr>
            <w:r>
              <w:t xml:space="preserve">                    }</w:t>
            </w:r>
          </w:p>
          <w:p w14:paraId="783E40C1" w14:textId="77777777" w:rsidR="00BF6DC7" w:rsidRDefault="00BF6DC7" w:rsidP="00BF6DC7">
            <w:pPr>
              <w:ind w:firstLineChars="200" w:firstLine="420"/>
            </w:pPr>
            <w:r>
              <w:t xml:space="preserve">                },</w:t>
            </w:r>
          </w:p>
          <w:p w14:paraId="0747274D" w14:textId="77777777" w:rsidR="00BF6DC7" w:rsidRDefault="00BF6DC7" w:rsidP="00BF6DC7">
            <w:pPr>
              <w:ind w:firstLineChars="200" w:firstLine="420"/>
            </w:pPr>
            <w:r>
              <w:t xml:space="preserve">                dataType: "jsonp",</w:t>
            </w:r>
          </w:p>
          <w:p w14:paraId="4FBB59C3" w14:textId="77777777" w:rsidR="00BF6DC7" w:rsidRDefault="00BF6DC7" w:rsidP="00BF6DC7">
            <w:pPr>
              <w:ind w:firstLineChars="200" w:firstLine="420"/>
            </w:pPr>
            <w:r>
              <w:t xml:space="preserve">                success: function (data) {</w:t>
            </w:r>
          </w:p>
          <w:p w14:paraId="616F6ECC" w14:textId="77777777" w:rsidR="00BF6DC7" w:rsidRDefault="00BF6DC7" w:rsidP="00BF6DC7">
            <w:pPr>
              <w:ind w:firstLineChars="200" w:firstLine="420"/>
            </w:pPr>
            <w:r>
              <w:t xml:space="preserve">                    if (data.errcode === 0) {</w:t>
            </w:r>
          </w:p>
          <w:p w14:paraId="0AFA639A" w14:textId="77777777" w:rsidR="00BF6DC7" w:rsidRDefault="00BF6DC7" w:rsidP="00BF6DC7">
            <w:pPr>
              <w:ind w:firstLineChars="200" w:firstLine="420"/>
            </w:pPr>
            <w:r>
              <w:t xml:space="preserve">                        _this.set('detail', data);</w:t>
            </w:r>
          </w:p>
          <w:p w14:paraId="42CBB61B" w14:textId="77777777" w:rsidR="00BF6DC7" w:rsidRDefault="00BF6DC7" w:rsidP="00BF6DC7">
            <w:pPr>
              <w:ind w:firstLineChars="200" w:firstLine="420"/>
            </w:pPr>
            <w:r>
              <w:t xml:space="preserve">                        if ($.isFunction(fn)) {</w:t>
            </w:r>
          </w:p>
          <w:p w14:paraId="1C15F544" w14:textId="77777777" w:rsidR="00BF6DC7" w:rsidRDefault="00BF6DC7" w:rsidP="00BF6DC7">
            <w:pPr>
              <w:ind w:firstLineChars="200" w:firstLine="420"/>
            </w:pPr>
            <w:r>
              <w:t xml:space="preserve">                            fn(data);</w:t>
            </w:r>
          </w:p>
          <w:p w14:paraId="116EE1CF" w14:textId="77777777" w:rsidR="00BF6DC7" w:rsidRDefault="00BF6DC7" w:rsidP="00BF6DC7">
            <w:pPr>
              <w:ind w:firstLineChars="200" w:firstLine="420"/>
            </w:pPr>
            <w:r>
              <w:t xml:space="preserve">                        }</w:t>
            </w:r>
          </w:p>
          <w:p w14:paraId="65D98D33" w14:textId="77777777" w:rsidR="00BF6DC7" w:rsidRDefault="00BF6DC7" w:rsidP="00BF6DC7">
            <w:pPr>
              <w:ind w:firstLineChars="200" w:firstLine="420"/>
            </w:pPr>
            <w:r>
              <w:t xml:space="preserve">                    } else {</w:t>
            </w:r>
          </w:p>
          <w:p w14:paraId="660AD6E9" w14:textId="77777777" w:rsidR="00BF6DC7" w:rsidRDefault="00BF6DC7" w:rsidP="00BF6DC7">
            <w:pPr>
              <w:ind w:firstLineChars="200" w:firstLine="420"/>
            </w:pPr>
            <w:r>
              <w:rPr>
                <w:rFonts w:hint="eastAsia"/>
              </w:rPr>
              <w:t xml:space="preserve">                        alert('</w:t>
            </w:r>
            <w:r>
              <w:rPr>
                <w:rFonts w:hint="eastAsia"/>
              </w:rPr>
              <w:t>接口错误</w:t>
            </w:r>
            <w:r>
              <w:rPr>
                <w:rFonts w:hint="eastAsia"/>
              </w:rPr>
              <w:t>');</w:t>
            </w:r>
          </w:p>
          <w:p w14:paraId="48E38C60" w14:textId="77777777" w:rsidR="00BF6DC7" w:rsidRDefault="00BF6DC7" w:rsidP="00BF6DC7">
            <w:pPr>
              <w:ind w:firstLineChars="200" w:firstLine="420"/>
            </w:pPr>
            <w:r>
              <w:t xml:space="preserve">                        if ($.isFunction(fn)) {</w:t>
            </w:r>
          </w:p>
          <w:p w14:paraId="5C8D0FA5" w14:textId="77777777" w:rsidR="00BF6DC7" w:rsidRDefault="00BF6DC7" w:rsidP="00BF6DC7">
            <w:pPr>
              <w:ind w:firstLineChars="200" w:firstLine="420"/>
            </w:pPr>
            <w:r>
              <w:t xml:space="preserve">                            fn(data);</w:t>
            </w:r>
          </w:p>
          <w:p w14:paraId="2A9E25CD" w14:textId="77777777" w:rsidR="00BF6DC7" w:rsidRDefault="00BF6DC7" w:rsidP="00BF6DC7">
            <w:pPr>
              <w:ind w:firstLineChars="200" w:firstLine="420"/>
            </w:pPr>
            <w:r>
              <w:t xml:space="preserve">                        }</w:t>
            </w:r>
          </w:p>
          <w:p w14:paraId="101D02CA" w14:textId="77777777" w:rsidR="00BF6DC7" w:rsidRDefault="00BF6DC7" w:rsidP="00BF6DC7">
            <w:pPr>
              <w:ind w:firstLineChars="200" w:firstLine="420"/>
            </w:pPr>
            <w:r>
              <w:t xml:space="preserve">                    }</w:t>
            </w:r>
          </w:p>
          <w:p w14:paraId="4400C6A4" w14:textId="77777777" w:rsidR="00BF6DC7" w:rsidRDefault="00BF6DC7" w:rsidP="00BF6DC7">
            <w:pPr>
              <w:ind w:firstLineChars="200" w:firstLine="420"/>
            </w:pPr>
            <w:r>
              <w:t xml:space="preserve">                }</w:t>
            </w:r>
          </w:p>
          <w:p w14:paraId="6CD15173" w14:textId="77777777" w:rsidR="00BF6DC7" w:rsidRDefault="00BF6DC7" w:rsidP="00BF6DC7">
            <w:pPr>
              <w:ind w:firstLineChars="200" w:firstLine="420"/>
            </w:pPr>
            <w:r>
              <w:t xml:space="preserve">            });</w:t>
            </w:r>
          </w:p>
          <w:p w14:paraId="352E9ABF" w14:textId="77777777" w:rsidR="00BF6DC7" w:rsidRDefault="00BF6DC7" w:rsidP="00BF6DC7">
            <w:pPr>
              <w:ind w:firstLineChars="200" w:firstLine="420"/>
            </w:pPr>
            <w:r>
              <w:t xml:space="preserve">        }</w:t>
            </w:r>
          </w:p>
          <w:p w14:paraId="57F34F80" w14:textId="77777777" w:rsidR="00BF6DC7" w:rsidRDefault="00BF6DC7" w:rsidP="00BF6DC7">
            <w:pPr>
              <w:ind w:firstLineChars="200" w:firstLine="420"/>
            </w:pPr>
            <w:r>
              <w:t xml:space="preserve">    });</w:t>
            </w:r>
          </w:p>
          <w:p w14:paraId="2C3DD198" w14:textId="77777777" w:rsidR="00BF6DC7" w:rsidRDefault="00BF6DC7" w:rsidP="00BF6DC7">
            <w:pPr>
              <w:ind w:firstLineChars="200" w:firstLine="420"/>
            </w:pPr>
            <w:r>
              <w:t xml:space="preserve">    module.exports = new Model();</w:t>
            </w:r>
          </w:p>
          <w:p w14:paraId="71892C59" w14:textId="5A9E83DE" w:rsidR="00BF6DC7" w:rsidRPr="00F249DC" w:rsidRDefault="00BF6DC7" w:rsidP="00BF6DC7">
            <w:pPr>
              <w:ind w:firstLineChars="200" w:firstLine="420"/>
              <w:rPr>
                <w:color w:val="000000"/>
                <w:sz w:val="24"/>
              </w:rPr>
            </w:pPr>
            <w:r>
              <w:t>});</w:t>
            </w:r>
          </w:p>
        </w:tc>
      </w:tr>
    </w:tbl>
    <w:p w14:paraId="27859791" w14:textId="21151666" w:rsidR="00AB7A7B" w:rsidRPr="00F249DC" w:rsidRDefault="00AB7A7B" w:rsidP="00AB7A7B">
      <w:pPr>
        <w:pStyle w:val="3"/>
        <w:spacing w:line="416" w:lineRule="auto"/>
        <w:rPr>
          <w:rFonts w:ascii="黑体" w:eastAsia="黑体" w:hAnsi="黑体"/>
          <w:b w:val="0"/>
          <w:color w:val="000000"/>
          <w:sz w:val="24"/>
          <w:szCs w:val="24"/>
        </w:rPr>
      </w:pPr>
      <w:bookmarkStart w:id="265" w:name="_Toc420932638"/>
      <w:bookmarkStart w:id="266" w:name="_Toc420933137"/>
      <w:r w:rsidRPr="00F249DC">
        <w:rPr>
          <w:rFonts w:ascii="黑体" w:eastAsia="黑体" w:hAnsi="黑体" w:hint="eastAsia"/>
          <w:b w:val="0"/>
          <w:color w:val="000000"/>
          <w:sz w:val="24"/>
          <w:szCs w:val="24"/>
        </w:rPr>
        <w:lastRenderedPageBreak/>
        <w:t>4.1</w:t>
      </w:r>
      <w:r>
        <w:rPr>
          <w:rFonts w:ascii="黑体" w:eastAsia="黑体" w:hAnsi="黑体" w:hint="eastAsia"/>
          <w:b w:val="0"/>
          <w:color w:val="000000"/>
          <w:sz w:val="24"/>
          <w:szCs w:val="24"/>
        </w:rPr>
        <w:t>.</w:t>
      </w:r>
      <w:r>
        <w:rPr>
          <w:rFonts w:ascii="黑体" w:eastAsia="黑体" w:hAnsi="黑体"/>
          <w:b w:val="0"/>
          <w:color w:val="000000"/>
          <w:sz w:val="24"/>
          <w:szCs w:val="24"/>
        </w:rPr>
        <w:t>4</w:t>
      </w:r>
      <w:r w:rsidRPr="00AB7A7B">
        <w:rPr>
          <w:rFonts w:hint="eastAsia"/>
        </w:rPr>
        <w:t xml:space="preserve"> </w:t>
      </w:r>
      <w:r w:rsidRPr="00AB7A7B">
        <w:rPr>
          <w:rFonts w:ascii="黑体" w:eastAsia="黑体" w:hAnsi="黑体" w:hint="eastAsia"/>
          <w:b w:val="0"/>
          <w:color w:val="000000"/>
          <w:sz w:val="24"/>
          <w:szCs w:val="24"/>
        </w:rPr>
        <w:t>A</w:t>
      </w:r>
      <w:r w:rsidRPr="00AB7A7B">
        <w:rPr>
          <w:rFonts w:ascii="黑体" w:eastAsia="黑体" w:hAnsi="黑体"/>
          <w:b w:val="0"/>
          <w:color w:val="000000"/>
          <w:sz w:val="24"/>
          <w:szCs w:val="24"/>
        </w:rPr>
        <w:t>rtTeplate</w:t>
      </w:r>
      <w:r w:rsidRPr="00AB7A7B">
        <w:rPr>
          <w:rFonts w:ascii="黑体" w:eastAsia="黑体" w:hAnsi="黑体" w:hint="eastAsia"/>
          <w:b w:val="0"/>
          <w:color w:val="000000"/>
          <w:sz w:val="24"/>
          <w:szCs w:val="24"/>
        </w:rPr>
        <w:t>简化</w:t>
      </w:r>
      <w:r w:rsidRPr="00AB7A7B">
        <w:rPr>
          <w:rFonts w:ascii="黑体" w:eastAsia="黑体" w:hAnsi="黑体"/>
          <w:b w:val="0"/>
          <w:color w:val="000000"/>
          <w:sz w:val="24"/>
          <w:szCs w:val="24"/>
        </w:rPr>
        <w:t>管理模板渲染功能</w:t>
      </w:r>
      <w:bookmarkEnd w:id="265"/>
      <w:bookmarkEnd w:id="266"/>
    </w:p>
    <w:p w14:paraId="2AF53C69" w14:textId="2B2C1870" w:rsidR="00AB7A7B" w:rsidRDefault="00A73372" w:rsidP="00AB7A7B">
      <w:pPr>
        <w:ind w:firstLine="480"/>
        <w:rPr>
          <w:rFonts w:ascii="宋体" w:hAnsi="宋体"/>
          <w:color w:val="000000"/>
          <w:sz w:val="24"/>
        </w:rPr>
      </w:pPr>
      <w:r w:rsidRPr="00A73372">
        <w:rPr>
          <w:rFonts w:ascii="宋体" w:hAnsi="宋体"/>
          <w:color w:val="000000"/>
          <w:sz w:val="24"/>
        </w:rPr>
        <w:t>artTemplate 是新一代 javascript 模板引擎，它采用预编译方式让性能有了质的飞跃，并且充分利用 javascript 引擎特性，使得其性能无论在前端还是后端都有极其出色的表现。在 chrome 下渲染效率测试中分别是知名引擎 Mustache 与 micro tmpl 的 25 、 32 倍。</w:t>
      </w:r>
    </w:p>
    <w:p w14:paraId="49804346" w14:textId="483603D6" w:rsidR="00A73372" w:rsidRDefault="00A73372" w:rsidP="00A73372">
      <w:pPr>
        <w:ind w:firstLine="480"/>
        <w:rPr>
          <w:rFonts w:ascii="宋体" w:hAnsi="宋体"/>
          <w:color w:val="000000"/>
          <w:sz w:val="24"/>
        </w:rPr>
      </w:pPr>
      <w:r>
        <w:rPr>
          <w:rFonts w:ascii="宋体" w:hAnsi="宋体" w:hint="eastAsia"/>
          <w:color w:val="000000"/>
          <w:sz w:val="24"/>
        </w:rPr>
        <w:t>第一步</w:t>
      </w:r>
      <w:r>
        <w:rPr>
          <w:rFonts w:ascii="宋体" w:hAnsi="宋体"/>
          <w:color w:val="000000"/>
          <w:sz w:val="24"/>
        </w:rPr>
        <w:t>，在</w:t>
      </w:r>
      <w:r>
        <w:rPr>
          <w:rFonts w:ascii="宋体" w:hAnsi="宋体" w:hint="eastAsia"/>
          <w:color w:val="000000"/>
          <w:sz w:val="24"/>
        </w:rPr>
        <w:t>html文件</w:t>
      </w:r>
      <w:r>
        <w:rPr>
          <w:rFonts w:ascii="宋体" w:hAnsi="宋体"/>
          <w:color w:val="000000"/>
          <w:sz w:val="24"/>
        </w:rPr>
        <w:t>中</w:t>
      </w:r>
      <w:r>
        <w:rPr>
          <w:rFonts w:ascii="宋体" w:hAnsi="宋体" w:hint="eastAsia"/>
          <w:color w:val="000000"/>
          <w:sz w:val="24"/>
        </w:rPr>
        <w:t>将</w:t>
      </w:r>
      <w:r>
        <w:rPr>
          <w:rFonts w:ascii="宋体" w:hAnsi="宋体"/>
          <w:color w:val="000000"/>
          <w:sz w:val="24"/>
        </w:rPr>
        <w:t>模板</w:t>
      </w:r>
      <w:r>
        <w:rPr>
          <w:rFonts w:ascii="宋体" w:hAnsi="宋体" w:hint="eastAsia"/>
          <w:color w:val="000000"/>
          <w:sz w:val="24"/>
        </w:rPr>
        <w:t>字符保存</w:t>
      </w:r>
      <w:r>
        <w:rPr>
          <w:rFonts w:ascii="宋体" w:hAnsi="宋体"/>
          <w:color w:val="000000"/>
          <w:sz w:val="24"/>
        </w:rPr>
        <w:t>在</w:t>
      </w:r>
      <w:r>
        <w:rPr>
          <w:rFonts w:ascii="宋体" w:hAnsi="宋体" w:hint="eastAsia"/>
          <w:color w:val="000000"/>
          <w:sz w:val="24"/>
        </w:rPr>
        <w:t>&lt;script&gt;</w:t>
      </w:r>
      <w:r w:rsidRPr="00A73372">
        <w:rPr>
          <w:rFonts w:ascii="宋体" w:hAnsi="宋体" w:hint="eastAsia"/>
          <w:color w:val="000000"/>
          <w:sz w:val="24"/>
        </w:rPr>
        <w:t>标签</w:t>
      </w:r>
      <w:r w:rsidRPr="00A73372">
        <w:rPr>
          <w:rFonts w:ascii="宋体" w:hAnsi="宋体"/>
          <w:color w:val="000000"/>
          <w:sz w:val="24"/>
        </w:rPr>
        <w:t>中</w:t>
      </w:r>
      <w:r>
        <w:rPr>
          <w:rFonts w:ascii="宋体" w:hAnsi="宋体" w:hint="eastAsia"/>
          <w:color w:val="000000"/>
          <w:sz w:val="24"/>
        </w:rPr>
        <w:t>。</w:t>
      </w:r>
    </w:p>
    <w:tbl>
      <w:tblPr>
        <w:tblStyle w:val="afff"/>
        <w:tblW w:w="0" w:type="auto"/>
        <w:tblLook w:val="04A0" w:firstRow="1" w:lastRow="0" w:firstColumn="1" w:lastColumn="0" w:noHBand="0" w:noVBand="1"/>
      </w:tblPr>
      <w:tblGrid>
        <w:gridCol w:w="9003"/>
      </w:tblGrid>
      <w:tr w:rsidR="00A73372" w14:paraId="0FB6242B" w14:textId="77777777" w:rsidTr="00A73372">
        <w:tc>
          <w:tcPr>
            <w:tcW w:w="9003" w:type="dxa"/>
          </w:tcPr>
          <w:p w14:paraId="621CC94C" w14:textId="77777777" w:rsidR="00A73372" w:rsidRPr="00A73372" w:rsidRDefault="00A73372" w:rsidP="00A73372">
            <w:pPr>
              <w:rPr>
                <w:kern w:val="2"/>
                <w:sz w:val="21"/>
              </w:rPr>
            </w:pPr>
            <w:r w:rsidRPr="00A73372">
              <w:rPr>
                <w:kern w:val="2"/>
                <w:sz w:val="21"/>
              </w:rPr>
              <w:t>&lt;script id="Tpl_marquee" type="text/html"&gt;</w:t>
            </w:r>
          </w:p>
          <w:p w14:paraId="05635C87" w14:textId="77777777" w:rsidR="00A73372" w:rsidRPr="00A73372" w:rsidRDefault="00A73372" w:rsidP="00A73372">
            <w:pPr>
              <w:rPr>
                <w:kern w:val="2"/>
                <w:sz w:val="21"/>
              </w:rPr>
            </w:pPr>
            <w:r w:rsidRPr="00A73372">
              <w:rPr>
                <w:kern w:val="2"/>
                <w:sz w:val="21"/>
              </w:rPr>
              <w:t xml:space="preserve">        {{each data as value i}}</w:t>
            </w:r>
          </w:p>
          <w:p w14:paraId="4FE15A71" w14:textId="77777777" w:rsidR="00A73372" w:rsidRPr="00A73372" w:rsidRDefault="00A73372" w:rsidP="00A73372">
            <w:pPr>
              <w:rPr>
                <w:kern w:val="2"/>
                <w:sz w:val="21"/>
              </w:rPr>
            </w:pPr>
            <w:r w:rsidRPr="00A73372">
              <w:rPr>
                <w:kern w:val="2"/>
                <w:sz w:val="21"/>
              </w:rPr>
              <w:t xml:space="preserve">            {{each value.items as v ii}}</w:t>
            </w:r>
          </w:p>
          <w:p w14:paraId="1357921F" w14:textId="77777777" w:rsidR="00A73372" w:rsidRPr="00A73372" w:rsidRDefault="00A73372" w:rsidP="00A73372">
            <w:pPr>
              <w:rPr>
                <w:kern w:val="2"/>
                <w:sz w:val="21"/>
              </w:rPr>
            </w:pPr>
            <w:r w:rsidRPr="00A73372">
              <w:rPr>
                <w:rFonts w:hint="eastAsia"/>
                <w:kern w:val="2"/>
                <w:sz w:val="21"/>
              </w:rPr>
              <w:t xml:space="preserve">        &lt;p&gt;</w:t>
            </w:r>
            <w:r w:rsidRPr="00A73372">
              <w:rPr>
                <w:rFonts w:hint="eastAsia"/>
                <w:kern w:val="2"/>
                <w:sz w:val="21"/>
              </w:rPr>
              <w:t>新增对象：</w:t>
            </w:r>
            <w:r w:rsidRPr="00A73372">
              <w:rPr>
                <w:rFonts w:hint="eastAsia"/>
                <w:kern w:val="2"/>
                <w:sz w:val="21"/>
              </w:rPr>
              <w:t xml:space="preserve"> </w:t>
            </w:r>
            <w:r w:rsidRPr="00A73372">
              <w:rPr>
                <w:rFonts w:hint="eastAsia"/>
                <w:kern w:val="2"/>
                <w:sz w:val="21"/>
              </w:rPr>
              <w:t>姓名：</w:t>
            </w:r>
            <w:r w:rsidRPr="00A73372">
              <w:rPr>
                <w:rFonts w:hint="eastAsia"/>
                <w:kern w:val="2"/>
                <w:sz w:val="21"/>
              </w:rPr>
              <w:t>{{value.name}} IMEI</w:t>
            </w:r>
            <w:r w:rsidRPr="00A73372">
              <w:rPr>
                <w:rFonts w:hint="eastAsia"/>
                <w:kern w:val="2"/>
                <w:sz w:val="21"/>
              </w:rPr>
              <w:t>：</w:t>
            </w:r>
            <w:r w:rsidRPr="00A73372">
              <w:rPr>
                <w:rFonts w:hint="eastAsia"/>
                <w:kern w:val="2"/>
                <w:sz w:val="21"/>
              </w:rPr>
              <w:t>{{value.imei}} IMSI</w:t>
            </w:r>
            <w:r w:rsidRPr="00A73372">
              <w:rPr>
                <w:rFonts w:hint="eastAsia"/>
                <w:kern w:val="2"/>
                <w:sz w:val="21"/>
              </w:rPr>
              <w:t>：</w:t>
            </w:r>
            <w:r w:rsidRPr="00A73372">
              <w:rPr>
                <w:rFonts w:hint="eastAsia"/>
                <w:kern w:val="2"/>
                <w:sz w:val="21"/>
              </w:rPr>
              <w:t xml:space="preserve">{{value.imsi}}  </w:t>
            </w:r>
            <w:r w:rsidRPr="00A73372">
              <w:rPr>
                <w:rFonts w:hint="eastAsia"/>
                <w:kern w:val="2"/>
                <w:sz w:val="21"/>
              </w:rPr>
              <w:t>手机号：</w:t>
            </w:r>
            <w:r w:rsidRPr="00A73372">
              <w:rPr>
                <w:rFonts w:hint="eastAsia"/>
                <w:kern w:val="2"/>
                <w:sz w:val="21"/>
              </w:rPr>
              <w:t xml:space="preserve">{{value.phone}} </w:t>
            </w:r>
            <w:r w:rsidRPr="00A73372">
              <w:rPr>
                <w:rFonts w:hint="eastAsia"/>
                <w:kern w:val="2"/>
                <w:sz w:val="21"/>
              </w:rPr>
              <w:t>经度：</w:t>
            </w:r>
            <w:r w:rsidRPr="00A73372">
              <w:rPr>
                <w:rFonts w:hint="eastAsia"/>
                <w:kern w:val="2"/>
                <w:sz w:val="21"/>
              </w:rPr>
              <w:t xml:space="preserve">{{v.longitude}} </w:t>
            </w:r>
            <w:r w:rsidRPr="00A73372">
              <w:rPr>
                <w:rFonts w:hint="eastAsia"/>
                <w:kern w:val="2"/>
                <w:sz w:val="21"/>
              </w:rPr>
              <w:t>纬度：</w:t>
            </w:r>
            <w:r w:rsidRPr="00A73372">
              <w:rPr>
                <w:rFonts w:hint="eastAsia"/>
                <w:kern w:val="2"/>
                <w:sz w:val="21"/>
              </w:rPr>
              <w:t xml:space="preserve">{{v.latitude}} </w:t>
            </w:r>
            <w:r w:rsidRPr="00A73372">
              <w:rPr>
                <w:rFonts w:hint="eastAsia"/>
                <w:kern w:val="2"/>
                <w:sz w:val="21"/>
              </w:rPr>
              <w:t>源</w:t>
            </w:r>
            <w:r w:rsidRPr="00A73372">
              <w:rPr>
                <w:rFonts w:hint="eastAsia"/>
                <w:kern w:val="2"/>
                <w:sz w:val="21"/>
              </w:rPr>
              <w:t>IP</w:t>
            </w:r>
            <w:r w:rsidRPr="00A73372">
              <w:rPr>
                <w:rFonts w:hint="eastAsia"/>
                <w:kern w:val="2"/>
                <w:sz w:val="21"/>
              </w:rPr>
              <w:t>：</w:t>
            </w:r>
            <w:r w:rsidRPr="00A73372">
              <w:rPr>
                <w:rFonts w:hint="eastAsia"/>
                <w:kern w:val="2"/>
                <w:sz w:val="21"/>
              </w:rPr>
              <w:t xml:space="preserve">{{v.srcIP}} </w:t>
            </w:r>
            <w:r w:rsidRPr="00A73372">
              <w:rPr>
                <w:rFonts w:hint="eastAsia"/>
                <w:kern w:val="2"/>
                <w:sz w:val="21"/>
              </w:rPr>
              <w:t>目的</w:t>
            </w:r>
            <w:r w:rsidRPr="00A73372">
              <w:rPr>
                <w:rFonts w:hint="eastAsia"/>
                <w:kern w:val="2"/>
                <w:sz w:val="21"/>
              </w:rPr>
              <w:t>IP</w:t>
            </w:r>
            <w:r w:rsidRPr="00A73372">
              <w:rPr>
                <w:rFonts w:hint="eastAsia"/>
                <w:kern w:val="2"/>
                <w:sz w:val="21"/>
              </w:rPr>
              <w:t>：</w:t>
            </w:r>
            <w:r w:rsidRPr="00A73372">
              <w:rPr>
                <w:rFonts w:hint="eastAsia"/>
                <w:kern w:val="2"/>
                <w:sz w:val="21"/>
              </w:rPr>
              <w:t xml:space="preserve">{{v.dstIP}} </w:t>
            </w:r>
            <w:r w:rsidRPr="00A73372">
              <w:rPr>
                <w:rFonts w:hint="eastAsia"/>
                <w:kern w:val="2"/>
                <w:sz w:val="21"/>
              </w:rPr>
              <w:t>手机型号：</w:t>
            </w:r>
            <w:r w:rsidRPr="00A73372">
              <w:rPr>
                <w:rFonts w:hint="eastAsia"/>
                <w:kern w:val="2"/>
                <w:sz w:val="21"/>
              </w:rPr>
              <w:t>{{v.phoneType}} APP</w:t>
            </w:r>
            <w:r w:rsidRPr="00A73372">
              <w:rPr>
                <w:rFonts w:hint="eastAsia"/>
                <w:kern w:val="2"/>
                <w:sz w:val="21"/>
              </w:rPr>
              <w:t>类型：</w:t>
            </w:r>
            <w:r w:rsidRPr="00A73372">
              <w:rPr>
                <w:rFonts w:hint="eastAsia"/>
                <w:kern w:val="2"/>
                <w:sz w:val="21"/>
              </w:rPr>
              <w:t>{{v.appType}}&lt;/p&gt;</w:t>
            </w:r>
          </w:p>
          <w:p w14:paraId="218D6669" w14:textId="77777777" w:rsidR="00A73372" w:rsidRPr="00A73372" w:rsidRDefault="00A73372" w:rsidP="00A73372">
            <w:pPr>
              <w:rPr>
                <w:kern w:val="2"/>
                <w:sz w:val="21"/>
              </w:rPr>
            </w:pPr>
            <w:r w:rsidRPr="00A73372">
              <w:rPr>
                <w:kern w:val="2"/>
                <w:sz w:val="21"/>
              </w:rPr>
              <w:t xml:space="preserve">            {{/each}}</w:t>
            </w:r>
          </w:p>
          <w:p w14:paraId="489E97FF" w14:textId="77777777" w:rsidR="00A73372" w:rsidRPr="00A73372" w:rsidRDefault="00A73372" w:rsidP="00A73372">
            <w:pPr>
              <w:rPr>
                <w:kern w:val="2"/>
                <w:sz w:val="21"/>
              </w:rPr>
            </w:pPr>
            <w:r w:rsidRPr="00A73372">
              <w:rPr>
                <w:kern w:val="2"/>
                <w:sz w:val="21"/>
              </w:rPr>
              <w:t xml:space="preserve">        {{/each}}</w:t>
            </w:r>
          </w:p>
          <w:p w14:paraId="079F9224" w14:textId="0739E0EA" w:rsidR="00A73372" w:rsidRDefault="00A73372" w:rsidP="00A73372">
            <w:pPr>
              <w:rPr>
                <w:rFonts w:ascii="宋体" w:hAnsi="宋体"/>
                <w:color w:val="000000"/>
                <w:sz w:val="24"/>
              </w:rPr>
            </w:pPr>
            <w:r w:rsidRPr="00A73372">
              <w:rPr>
                <w:kern w:val="2"/>
                <w:sz w:val="21"/>
              </w:rPr>
              <w:t xml:space="preserve">    &lt;/script&gt;</w:t>
            </w:r>
          </w:p>
        </w:tc>
      </w:tr>
    </w:tbl>
    <w:p w14:paraId="378F97AB" w14:textId="1D73D068" w:rsidR="00A73372" w:rsidRDefault="00A73372" w:rsidP="00A73372">
      <w:pPr>
        <w:rPr>
          <w:rFonts w:ascii="宋体" w:hAnsi="宋体"/>
          <w:color w:val="000000"/>
          <w:sz w:val="24"/>
        </w:rPr>
      </w:pPr>
      <w:r>
        <w:rPr>
          <w:rFonts w:ascii="宋体" w:hAnsi="宋体" w:hint="eastAsia"/>
          <w:color w:val="000000"/>
          <w:sz w:val="24"/>
        </w:rPr>
        <w:t>第二步</w:t>
      </w:r>
      <w:r>
        <w:rPr>
          <w:rFonts w:ascii="宋体" w:hAnsi="宋体"/>
          <w:color w:val="000000"/>
          <w:sz w:val="24"/>
        </w:rPr>
        <w:t>，在</w:t>
      </w:r>
      <w:r>
        <w:rPr>
          <w:rFonts w:ascii="宋体" w:hAnsi="宋体" w:hint="eastAsia"/>
          <w:color w:val="000000"/>
          <w:sz w:val="24"/>
        </w:rPr>
        <w:t>js脚本</w:t>
      </w:r>
      <w:r>
        <w:rPr>
          <w:rFonts w:ascii="宋体" w:hAnsi="宋体"/>
          <w:color w:val="000000"/>
          <w:sz w:val="24"/>
        </w:rPr>
        <w:t>中获取模板字符并将数据注入到模板中</w:t>
      </w:r>
      <w:r>
        <w:rPr>
          <w:rFonts w:ascii="宋体" w:hAnsi="宋体" w:hint="eastAsia"/>
          <w:color w:val="000000"/>
          <w:sz w:val="24"/>
        </w:rPr>
        <w:t>渲染</w:t>
      </w:r>
    </w:p>
    <w:tbl>
      <w:tblPr>
        <w:tblStyle w:val="afff"/>
        <w:tblW w:w="0" w:type="auto"/>
        <w:tblLook w:val="04A0" w:firstRow="1" w:lastRow="0" w:firstColumn="1" w:lastColumn="0" w:noHBand="0" w:noVBand="1"/>
      </w:tblPr>
      <w:tblGrid>
        <w:gridCol w:w="9003"/>
      </w:tblGrid>
      <w:tr w:rsidR="00A73372" w14:paraId="61F07E67" w14:textId="77777777" w:rsidTr="00A73372">
        <w:tc>
          <w:tcPr>
            <w:tcW w:w="9003" w:type="dxa"/>
          </w:tcPr>
          <w:p w14:paraId="43FF9767" w14:textId="3B773A18" w:rsidR="00A73372" w:rsidRDefault="00A73372" w:rsidP="00A73372">
            <w:pPr>
              <w:rPr>
                <w:rFonts w:ascii="宋体" w:hAnsi="宋体"/>
                <w:color w:val="000000"/>
                <w:sz w:val="24"/>
              </w:rPr>
            </w:pPr>
            <w:r w:rsidRPr="00A73372">
              <w:rPr>
                <w:rFonts w:ascii="宋体" w:hAnsi="宋体"/>
                <w:color w:val="000000"/>
                <w:sz w:val="24"/>
              </w:rPr>
              <w:t>var template = require('artTemplate');</w:t>
            </w:r>
          </w:p>
          <w:p w14:paraId="67FC757F" w14:textId="5BA08441" w:rsidR="00A73372" w:rsidRDefault="00A73372" w:rsidP="00A73372">
            <w:pPr>
              <w:rPr>
                <w:rFonts w:ascii="宋体" w:hAnsi="宋体"/>
                <w:color w:val="000000"/>
                <w:sz w:val="24"/>
              </w:rPr>
            </w:pPr>
            <w:r w:rsidRPr="00A73372">
              <w:rPr>
                <w:rFonts w:ascii="宋体" w:hAnsi="宋体"/>
                <w:color w:val="000000"/>
                <w:sz w:val="24"/>
              </w:rPr>
              <w:t>var data = $$map_model.get('list')</w:t>
            </w:r>
            <w:r>
              <w:rPr>
                <w:rFonts w:ascii="宋体" w:hAnsi="宋体" w:hint="eastAsia"/>
                <w:color w:val="000000"/>
                <w:sz w:val="24"/>
              </w:rPr>
              <w:t>;</w:t>
            </w:r>
          </w:p>
          <w:p w14:paraId="7F0EEED5" w14:textId="77777777" w:rsidR="00A73372" w:rsidRDefault="00A73372" w:rsidP="00A73372">
            <w:pPr>
              <w:rPr>
                <w:rFonts w:ascii="宋体" w:hAnsi="宋体"/>
                <w:color w:val="000000"/>
                <w:sz w:val="24"/>
              </w:rPr>
            </w:pPr>
            <w:r w:rsidRPr="00A73372">
              <w:rPr>
                <w:rFonts w:ascii="宋体" w:hAnsi="宋体"/>
                <w:color w:val="000000"/>
                <w:sz w:val="24"/>
              </w:rPr>
              <w:t>var lisr_render = template('obj_list', data.data.items[0]);</w:t>
            </w:r>
          </w:p>
          <w:p w14:paraId="5A82AB3F" w14:textId="4A79041A" w:rsidR="00A73372" w:rsidRDefault="00A73372" w:rsidP="00A73372">
            <w:pPr>
              <w:rPr>
                <w:rFonts w:ascii="宋体" w:hAnsi="宋体"/>
                <w:color w:val="000000"/>
                <w:sz w:val="24"/>
              </w:rPr>
            </w:pPr>
            <w:r w:rsidRPr="00A73372">
              <w:rPr>
                <w:rFonts w:ascii="宋体" w:hAnsi="宋体"/>
                <w:color w:val="000000"/>
                <w:sz w:val="24"/>
              </w:rPr>
              <w:t>show_data_ul.find('ul').append(lisr_render);</w:t>
            </w:r>
          </w:p>
        </w:tc>
      </w:tr>
    </w:tbl>
    <w:p w14:paraId="58B1E337" w14:textId="77777777" w:rsidR="00A73372" w:rsidRPr="00A73372" w:rsidRDefault="00A73372" w:rsidP="00A73372">
      <w:pPr>
        <w:rPr>
          <w:rFonts w:ascii="宋体" w:hAnsi="宋体"/>
          <w:color w:val="000000"/>
          <w:sz w:val="24"/>
        </w:rPr>
      </w:pPr>
    </w:p>
    <w:p w14:paraId="3CBEE6E9" w14:textId="7F0146EF" w:rsidR="00AB7A7B" w:rsidRDefault="00AB7A7B" w:rsidP="00AB7A7B">
      <w:pPr>
        <w:pStyle w:val="3"/>
        <w:spacing w:line="416" w:lineRule="auto"/>
        <w:rPr>
          <w:rFonts w:ascii="黑体" w:eastAsia="黑体" w:hAnsi="黑体"/>
          <w:b w:val="0"/>
          <w:color w:val="000000"/>
          <w:sz w:val="24"/>
          <w:szCs w:val="24"/>
        </w:rPr>
      </w:pPr>
      <w:bookmarkStart w:id="267" w:name="_Toc420932639"/>
      <w:bookmarkStart w:id="268" w:name="_Toc420933138"/>
      <w:r w:rsidRPr="00F249DC">
        <w:rPr>
          <w:rFonts w:ascii="黑体" w:eastAsia="黑体" w:hAnsi="黑体" w:hint="eastAsia"/>
          <w:b w:val="0"/>
          <w:color w:val="000000"/>
          <w:sz w:val="24"/>
          <w:szCs w:val="24"/>
        </w:rPr>
        <w:t>4.1</w:t>
      </w:r>
      <w:r>
        <w:rPr>
          <w:rFonts w:ascii="黑体" w:eastAsia="黑体" w:hAnsi="黑体" w:hint="eastAsia"/>
          <w:b w:val="0"/>
          <w:color w:val="000000"/>
          <w:sz w:val="24"/>
          <w:szCs w:val="24"/>
        </w:rPr>
        <w:t>.5</w:t>
      </w:r>
      <w:r w:rsidRPr="00AB7A7B">
        <w:rPr>
          <w:rFonts w:hint="eastAsia"/>
        </w:rPr>
        <w:t xml:space="preserve"> </w:t>
      </w:r>
      <w:r w:rsidRPr="00AB7A7B">
        <w:rPr>
          <w:rFonts w:ascii="黑体" w:eastAsia="黑体" w:hAnsi="黑体"/>
          <w:b w:val="0"/>
          <w:color w:val="000000"/>
          <w:sz w:val="24"/>
          <w:szCs w:val="24"/>
        </w:rPr>
        <w:t>BaiduMap</w:t>
      </w:r>
      <w:r w:rsidRPr="00AB7A7B">
        <w:rPr>
          <w:rFonts w:ascii="黑体" w:eastAsia="黑体" w:hAnsi="黑体" w:hint="eastAsia"/>
          <w:b w:val="0"/>
          <w:color w:val="000000"/>
          <w:sz w:val="24"/>
          <w:szCs w:val="24"/>
        </w:rPr>
        <w:t>实现地理</w:t>
      </w:r>
      <w:r w:rsidRPr="00AB7A7B">
        <w:rPr>
          <w:rFonts w:ascii="黑体" w:eastAsia="黑体" w:hAnsi="黑体"/>
          <w:b w:val="0"/>
          <w:color w:val="000000"/>
          <w:sz w:val="24"/>
          <w:szCs w:val="24"/>
        </w:rPr>
        <w:t>位置形象化展示</w:t>
      </w:r>
      <w:bookmarkEnd w:id="267"/>
      <w:bookmarkEnd w:id="268"/>
    </w:p>
    <w:p w14:paraId="1F9F3982" w14:textId="70399A09" w:rsidR="00A73372" w:rsidRDefault="00A73372" w:rsidP="00A73372">
      <w:r>
        <w:rPr>
          <w:rFonts w:hint="eastAsia"/>
        </w:rPr>
        <w:t>百度</w:t>
      </w:r>
      <w:r>
        <w:t>地图</w:t>
      </w:r>
      <w:r>
        <w:rPr>
          <w:rFonts w:hint="eastAsia"/>
        </w:rPr>
        <w:t>的</w:t>
      </w:r>
      <w:r>
        <w:t>基础是经纬度，也就是说只要有经纬度便可以在地图上形象地展示点、</w:t>
      </w:r>
      <w:r>
        <w:rPr>
          <w:rFonts w:hint="eastAsia"/>
        </w:rPr>
        <w:t>线</w:t>
      </w:r>
      <w:r>
        <w:t>、面</w:t>
      </w:r>
      <w:r>
        <w:rPr>
          <w:rFonts w:hint="eastAsia"/>
        </w:rPr>
        <w:t>，</w:t>
      </w:r>
      <w:r>
        <w:t>而</w:t>
      </w:r>
      <w:r>
        <w:rPr>
          <w:rFonts w:hint="eastAsia"/>
        </w:rPr>
        <w:t>最</w:t>
      </w:r>
      <w:r>
        <w:t>基础的便是点。</w:t>
      </w:r>
    </w:p>
    <w:p w14:paraId="0E803151" w14:textId="06890AAF" w:rsidR="00F9427A" w:rsidRDefault="00F9427A" w:rsidP="00A73372">
      <w:r>
        <w:rPr>
          <w:rFonts w:hint="eastAsia"/>
        </w:rPr>
        <w:t>第一步</w:t>
      </w:r>
      <w:r>
        <w:t>，</w:t>
      </w:r>
      <w:r>
        <w:rPr>
          <w:rFonts w:hint="eastAsia"/>
        </w:rPr>
        <w:t>在地图</w:t>
      </w:r>
      <w:r>
        <w:t>容器</w:t>
      </w:r>
      <w:r>
        <w:rPr>
          <w:rFonts w:hint="eastAsia"/>
        </w:rPr>
        <w:t>中</w:t>
      </w:r>
      <w:r>
        <w:t>初始化一个百度地图</w:t>
      </w:r>
    </w:p>
    <w:tbl>
      <w:tblPr>
        <w:tblStyle w:val="afff"/>
        <w:tblW w:w="0" w:type="auto"/>
        <w:tblLook w:val="04A0" w:firstRow="1" w:lastRow="0" w:firstColumn="1" w:lastColumn="0" w:noHBand="0" w:noVBand="1"/>
      </w:tblPr>
      <w:tblGrid>
        <w:gridCol w:w="9003"/>
      </w:tblGrid>
      <w:tr w:rsidR="00F9427A" w14:paraId="1FFBC0B3" w14:textId="77777777" w:rsidTr="00F9427A">
        <w:tc>
          <w:tcPr>
            <w:tcW w:w="9003" w:type="dxa"/>
          </w:tcPr>
          <w:p w14:paraId="0737ED6B" w14:textId="77777777" w:rsidR="00F9427A" w:rsidRDefault="00F9427A" w:rsidP="00F9427A">
            <w:pPr>
              <w:ind w:firstLineChars="600" w:firstLine="1200"/>
            </w:pPr>
            <w:r>
              <w:rPr>
                <w:rFonts w:hint="eastAsia"/>
              </w:rPr>
              <w:t xml:space="preserve">var mp = new BMap.Map("myMap");    // </w:t>
            </w:r>
            <w:r>
              <w:rPr>
                <w:rFonts w:hint="eastAsia"/>
              </w:rPr>
              <w:t>创建</w:t>
            </w:r>
            <w:r>
              <w:rPr>
                <w:rFonts w:hint="eastAsia"/>
              </w:rPr>
              <w:t>Map</w:t>
            </w:r>
            <w:r>
              <w:rPr>
                <w:rFonts w:hint="eastAsia"/>
              </w:rPr>
              <w:t>实例</w:t>
            </w:r>
          </w:p>
          <w:p w14:paraId="079BDF17" w14:textId="77777777" w:rsidR="00F9427A" w:rsidRDefault="00F9427A" w:rsidP="00F9427A">
            <w:r>
              <w:t xml:space="preserve">            mp.centerAndZoom(new BMap.Point(105.255254, 30.581156), 12);</w:t>
            </w:r>
          </w:p>
          <w:p w14:paraId="01CA3832" w14:textId="77777777" w:rsidR="00F9427A" w:rsidRDefault="00F9427A" w:rsidP="00F9427A">
            <w:r>
              <w:rPr>
                <w:rFonts w:hint="eastAsia"/>
              </w:rPr>
              <w:lastRenderedPageBreak/>
              <w:t xml:space="preserve">            mp.setCurrentCity("</w:t>
            </w:r>
            <w:r>
              <w:rPr>
                <w:rFonts w:hint="eastAsia"/>
              </w:rPr>
              <w:t>遂宁</w:t>
            </w:r>
            <w:r>
              <w:rPr>
                <w:rFonts w:hint="eastAsia"/>
              </w:rPr>
              <w:t xml:space="preserve">"); // </w:t>
            </w:r>
            <w:r>
              <w:rPr>
                <w:rFonts w:hint="eastAsia"/>
              </w:rPr>
              <w:t>设置地图显示的城市</w:t>
            </w:r>
            <w:r>
              <w:rPr>
                <w:rFonts w:hint="eastAsia"/>
              </w:rPr>
              <w:t xml:space="preserve"> </w:t>
            </w:r>
            <w:r>
              <w:rPr>
                <w:rFonts w:hint="eastAsia"/>
              </w:rPr>
              <w:t>此项是必须设置的</w:t>
            </w:r>
          </w:p>
          <w:p w14:paraId="45DA8A8A" w14:textId="77777777" w:rsidR="00F9427A" w:rsidRDefault="00F9427A" w:rsidP="00F9427A">
            <w:r>
              <w:t xml:space="preserve">            mp.enableScrollWheelZoom(true);</w:t>
            </w:r>
          </w:p>
          <w:p w14:paraId="6C01A8B3" w14:textId="77777777" w:rsidR="00F9427A" w:rsidRDefault="00F9427A" w:rsidP="00F9427A">
            <w:r>
              <w:rPr>
                <w:rFonts w:hint="eastAsia"/>
              </w:rPr>
              <w:t xml:space="preserve">            // </w:t>
            </w:r>
            <w:r>
              <w:rPr>
                <w:rFonts w:hint="eastAsia"/>
              </w:rPr>
              <w:t>添加覆盖物</w:t>
            </w:r>
          </w:p>
          <w:p w14:paraId="16B1C055" w14:textId="77777777" w:rsidR="00F9427A" w:rsidRDefault="00F9427A" w:rsidP="00F9427A">
            <w:r>
              <w:t xml:space="preserve">            this.marker(mp);</w:t>
            </w:r>
          </w:p>
          <w:p w14:paraId="3C2C4689" w14:textId="77777777" w:rsidR="00F9427A" w:rsidRDefault="00F9427A" w:rsidP="00F9427A">
            <w:r>
              <w:rPr>
                <w:rFonts w:hint="eastAsia"/>
              </w:rPr>
              <w:t xml:space="preserve">            // </w:t>
            </w:r>
            <w:r>
              <w:rPr>
                <w:rFonts w:hint="eastAsia"/>
              </w:rPr>
              <w:t>添加控件</w:t>
            </w:r>
          </w:p>
          <w:p w14:paraId="099ABE74" w14:textId="77777777" w:rsidR="00F9427A" w:rsidRDefault="00F9427A" w:rsidP="00F9427A">
            <w:r>
              <w:t xml:space="preserve">            this.control(mp);</w:t>
            </w:r>
          </w:p>
          <w:p w14:paraId="108922F6" w14:textId="77777777" w:rsidR="00F9427A" w:rsidRDefault="00F9427A" w:rsidP="00F9427A">
            <w:r>
              <w:rPr>
                <w:rFonts w:hint="eastAsia"/>
              </w:rPr>
              <w:t xml:space="preserve">            // </w:t>
            </w:r>
            <w:r>
              <w:rPr>
                <w:rFonts w:hint="eastAsia"/>
              </w:rPr>
              <w:t>添加右键菜单</w:t>
            </w:r>
          </w:p>
          <w:p w14:paraId="780F0165" w14:textId="77777777" w:rsidR="00F9427A" w:rsidRDefault="00F9427A" w:rsidP="00F9427A">
            <w:r>
              <w:t xml:space="preserve">            this.menu(mp);</w:t>
            </w:r>
          </w:p>
          <w:p w14:paraId="72B56B36" w14:textId="77777777" w:rsidR="00F9427A" w:rsidRDefault="00F9427A" w:rsidP="00F9427A"/>
          <w:p w14:paraId="58CBDD75" w14:textId="34DEE9A2" w:rsidR="00F9427A" w:rsidRDefault="00F9427A" w:rsidP="00F9427A">
            <w:r>
              <w:t xml:space="preserve">            window.myMap = mp;</w:t>
            </w:r>
          </w:p>
        </w:tc>
      </w:tr>
    </w:tbl>
    <w:p w14:paraId="76B74A94" w14:textId="5604C11A" w:rsidR="007317F5" w:rsidRDefault="007317F5" w:rsidP="007317F5">
      <w:r>
        <w:rPr>
          <w:rFonts w:hint="eastAsia"/>
        </w:rPr>
        <w:lastRenderedPageBreak/>
        <w:t>第二步</w:t>
      </w:r>
      <w:r>
        <w:t>，</w:t>
      </w:r>
      <w:r>
        <w:rPr>
          <w:rFonts w:hint="eastAsia"/>
        </w:rPr>
        <w:t>在地图</w:t>
      </w:r>
      <w:r>
        <w:t>中</w:t>
      </w:r>
      <w:r>
        <w:rPr>
          <w:rFonts w:hint="eastAsia"/>
        </w:rPr>
        <w:t>基于</w:t>
      </w:r>
      <w:r>
        <w:t>经纬度绘制标注</w:t>
      </w:r>
    </w:p>
    <w:tbl>
      <w:tblPr>
        <w:tblStyle w:val="afff"/>
        <w:tblW w:w="0" w:type="auto"/>
        <w:tblLook w:val="04A0" w:firstRow="1" w:lastRow="0" w:firstColumn="1" w:lastColumn="0" w:noHBand="0" w:noVBand="1"/>
      </w:tblPr>
      <w:tblGrid>
        <w:gridCol w:w="9003"/>
      </w:tblGrid>
      <w:tr w:rsidR="007317F5" w14:paraId="60347702" w14:textId="77777777" w:rsidTr="007317F5">
        <w:tc>
          <w:tcPr>
            <w:tcW w:w="9003" w:type="dxa"/>
          </w:tcPr>
          <w:p w14:paraId="1608A8E4" w14:textId="77777777" w:rsidR="007317F5" w:rsidRDefault="007317F5" w:rsidP="007317F5">
            <w:r>
              <w:t>function ComplexCustomOverlay(point, cfg) {</w:t>
            </w:r>
          </w:p>
          <w:p w14:paraId="6543E5B4" w14:textId="77777777" w:rsidR="007317F5" w:rsidRDefault="007317F5" w:rsidP="007317F5">
            <w:r>
              <w:t xml:space="preserve">                this._point = point;</w:t>
            </w:r>
          </w:p>
          <w:p w14:paraId="78D0110A" w14:textId="77777777" w:rsidR="007317F5" w:rsidRDefault="007317F5" w:rsidP="007317F5">
            <w:r>
              <w:t xml:space="preserve">                this._cfg = cfg;</w:t>
            </w:r>
          </w:p>
          <w:p w14:paraId="612AA6FD" w14:textId="77777777" w:rsidR="007317F5" w:rsidRDefault="007317F5" w:rsidP="007317F5">
            <w:r>
              <w:t xml:space="preserve">            }</w:t>
            </w:r>
          </w:p>
          <w:p w14:paraId="3C552994" w14:textId="77777777" w:rsidR="007317F5" w:rsidRDefault="007317F5" w:rsidP="007317F5"/>
          <w:p w14:paraId="2A28DB4C" w14:textId="77777777" w:rsidR="007317F5" w:rsidRDefault="007317F5" w:rsidP="007317F5">
            <w:r>
              <w:t xml:space="preserve">            ComplexCustomOverlay.prototype = new BMap.Overlay();</w:t>
            </w:r>
          </w:p>
          <w:p w14:paraId="7C71C5DA" w14:textId="77777777" w:rsidR="007317F5" w:rsidRDefault="007317F5" w:rsidP="007317F5"/>
          <w:p w14:paraId="33C034D5" w14:textId="77777777" w:rsidR="007317F5" w:rsidRDefault="007317F5" w:rsidP="007317F5">
            <w:r>
              <w:t xml:space="preserve">            ComplexCustomOverlay.prototype.initialize = function (map) {</w:t>
            </w:r>
          </w:p>
          <w:p w14:paraId="6FB793F0" w14:textId="77777777" w:rsidR="007317F5" w:rsidRDefault="007317F5" w:rsidP="007317F5">
            <w:r>
              <w:t xml:space="preserve">                var self = this,</w:t>
            </w:r>
          </w:p>
          <w:p w14:paraId="70B33FBE" w14:textId="77777777" w:rsidR="007317F5" w:rsidRDefault="007317F5" w:rsidP="007317F5">
            <w:r>
              <w:t xml:space="preserve">                    cfg = this._cfg;</w:t>
            </w:r>
          </w:p>
          <w:p w14:paraId="27A1490C" w14:textId="77777777" w:rsidR="007317F5" w:rsidRDefault="007317F5" w:rsidP="007317F5"/>
          <w:p w14:paraId="717C0FEC" w14:textId="77777777" w:rsidR="007317F5" w:rsidRDefault="007317F5" w:rsidP="007317F5">
            <w:r>
              <w:t xml:space="preserve">                this._map = map;</w:t>
            </w:r>
          </w:p>
          <w:p w14:paraId="3F7BC446" w14:textId="77777777" w:rsidR="007317F5" w:rsidRDefault="007317F5" w:rsidP="007317F5">
            <w:r>
              <w:t xml:space="preserve">                var geoc = new BMap.Geocoder();</w:t>
            </w:r>
          </w:p>
          <w:p w14:paraId="0A258EDE" w14:textId="77777777" w:rsidR="007317F5" w:rsidRDefault="007317F5" w:rsidP="007317F5"/>
          <w:p w14:paraId="5DE6A187" w14:textId="77777777" w:rsidR="007317F5" w:rsidRDefault="007317F5" w:rsidP="007317F5">
            <w:r>
              <w:t xml:space="preserve">                var searchInfoWindow = null;</w:t>
            </w:r>
          </w:p>
          <w:p w14:paraId="73CFB1CC" w14:textId="77777777" w:rsidR="007317F5" w:rsidRDefault="007317F5" w:rsidP="007317F5"/>
          <w:p w14:paraId="01E4E5AF" w14:textId="77777777" w:rsidR="007317F5" w:rsidRDefault="007317F5" w:rsidP="007317F5">
            <w:r>
              <w:t xml:space="preserve">                geoc.getLocation(this._point, function(rs){</w:t>
            </w:r>
          </w:p>
          <w:p w14:paraId="454C26BE" w14:textId="77777777" w:rsidR="007317F5" w:rsidRDefault="007317F5" w:rsidP="007317F5">
            <w:r>
              <w:t xml:space="preserve">                    var addComp = rs.addressComponents;</w:t>
            </w:r>
          </w:p>
          <w:p w14:paraId="15771B66" w14:textId="77777777" w:rsidR="007317F5" w:rsidRDefault="007317F5" w:rsidP="007317F5">
            <w:r>
              <w:t xml:space="preserve">                    var tittle = addComp.province + ", " + addComp.city + ", " + addComp.district + ", " </w:t>
            </w:r>
            <w:r>
              <w:lastRenderedPageBreak/>
              <w:t>+ addComp.street + ", " + addComp.streetNumber;</w:t>
            </w:r>
          </w:p>
          <w:p w14:paraId="1562D067" w14:textId="77777777" w:rsidR="007317F5" w:rsidRDefault="007317F5" w:rsidP="007317F5">
            <w:r>
              <w:t xml:space="preserve">                    var contentTpl = '&lt;div style="margin:0;line-height:20px;padding:2px;"&gt;' +</w:t>
            </w:r>
          </w:p>
          <w:p w14:paraId="0AE1C9AD" w14:textId="77777777" w:rsidR="007317F5" w:rsidRDefault="007317F5" w:rsidP="007317F5">
            <w:r>
              <w:rPr>
                <w:rFonts w:hint="eastAsia"/>
              </w:rPr>
              <w:t xml:space="preserve">                        '</w:t>
            </w:r>
            <w:r>
              <w:rPr>
                <w:rFonts w:hint="eastAsia"/>
              </w:rPr>
              <w:t>经度：</w:t>
            </w:r>
            <w:r>
              <w:rPr>
                <w:rFonts w:hint="eastAsia"/>
              </w:rPr>
              <w:t>{{data.longitude}}' +</w:t>
            </w:r>
          </w:p>
          <w:p w14:paraId="1302A58D" w14:textId="77777777" w:rsidR="007317F5" w:rsidRDefault="007317F5" w:rsidP="007317F5">
            <w:r>
              <w:rPr>
                <w:rFonts w:hint="eastAsia"/>
              </w:rPr>
              <w:t xml:space="preserve">                        '&lt;br/&gt;</w:t>
            </w:r>
            <w:r>
              <w:rPr>
                <w:rFonts w:hint="eastAsia"/>
              </w:rPr>
              <w:t>纬度：</w:t>
            </w:r>
            <w:r>
              <w:rPr>
                <w:rFonts w:hint="eastAsia"/>
              </w:rPr>
              <w:t>{{data.latitude}}' +</w:t>
            </w:r>
          </w:p>
          <w:p w14:paraId="6795D26F" w14:textId="77777777" w:rsidR="007317F5" w:rsidRDefault="007317F5" w:rsidP="007317F5">
            <w:r>
              <w:rPr>
                <w:rFonts w:hint="eastAsia"/>
              </w:rPr>
              <w:t xml:space="preserve">                        '&lt;br/&gt;</w:t>
            </w:r>
            <w:r>
              <w:rPr>
                <w:rFonts w:hint="eastAsia"/>
              </w:rPr>
              <w:t>时间：</w:t>
            </w:r>
            <w:r>
              <w:rPr>
                <w:rFonts w:hint="eastAsia"/>
              </w:rPr>
              <w:t>{{data.time}}' +</w:t>
            </w:r>
          </w:p>
          <w:p w14:paraId="79B6DFB6" w14:textId="77777777" w:rsidR="007317F5" w:rsidRDefault="007317F5" w:rsidP="007317F5">
            <w:r>
              <w:t xml:space="preserve">                        '&lt;/div&gt;';</w:t>
            </w:r>
          </w:p>
          <w:p w14:paraId="77B13ED4" w14:textId="77777777" w:rsidR="007317F5" w:rsidRDefault="007317F5" w:rsidP="007317F5">
            <w:r>
              <w:t xml:space="preserve">                    var render = template.compile(contentTpl);</w:t>
            </w:r>
          </w:p>
          <w:p w14:paraId="65C432A4" w14:textId="77777777" w:rsidR="007317F5" w:rsidRDefault="007317F5" w:rsidP="007317F5">
            <w:r>
              <w:t xml:space="preserve">                    var html = render(cfg);</w:t>
            </w:r>
          </w:p>
          <w:p w14:paraId="32D79F83" w14:textId="77777777" w:rsidR="007317F5" w:rsidRDefault="007317F5" w:rsidP="007317F5">
            <w:r>
              <w:rPr>
                <w:rFonts w:hint="eastAsia"/>
              </w:rPr>
              <w:t xml:space="preserve">                    //</w:t>
            </w:r>
            <w:r>
              <w:rPr>
                <w:rFonts w:hint="eastAsia"/>
              </w:rPr>
              <w:t>创建检索信息窗口对象</w:t>
            </w:r>
          </w:p>
          <w:p w14:paraId="150F2794" w14:textId="77777777" w:rsidR="007317F5" w:rsidRDefault="007317F5" w:rsidP="007317F5">
            <w:r>
              <w:t xml:space="preserve">                    searchInfoWindow = new BMapLib.SearchInfoWindow(map, html, {</w:t>
            </w:r>
          </w:p>
          <w:p w14:paraId="016E1B15" w14:textId="77777777" w:rsidR="007317F5" w:rsidRDefault="007317F5" w:rsidP="007317F5">
            <w:r>
              <w:rPr>
                <w:rFonts w:hint="eastAsia"/>
              </w:rPr>
              <w:t xml:space="preserve">                        title: tittle,      //</w:t>
            </w:r>
            <w:r>
              <w:rPr>
                <w:rFonts w:hint="eastAsia"/>
              </w:rPr>
              <w:t>标题</w:t>
            </w:r>
          </w:p>
          <w:p w14:paraId="78119E96" w14:textId="77777777" w:rsidR="007317F5" w:rsidRDefault="007317F5" w:rsidP="007317F5">
            <w:r>
              <w:rPr>
                <w:rFonts w:hint="eastAsia"/>
              </w:rPr>
              <w:t xml:space="preserve">                        width: 290,             //</w:t>
            </w:r>
            <w:r>
              <w:rPr>
                <w:rFonts w:hint="eastAsia"/>
              </w:rPr>
              <w:t>宽度</w:t>
            </w:r>
          </w:p>
          <w:p w14:paraId="56FDD5E8" w14:textId="77777777" w:rsidR="007317F5" w:rsidRDefault="007317F5" w:rsidP="007317F5">
            <w:r>
              <w:rPr>
                <w:rFonts w:hint="eastAsia"/>
              </w:rPr>
              <w:t xml:space="preserve">                        height: 85,              //</w:t>
            </w:r>
            <w:r>
              <w:rPr>
                <w:rFonts w:hint="eastAsia"/>
              </w:rPr>
              <w:t>高度</w:t>
            </w:r>
          </w:p>
          <w:p w14:paraId="6303FC92" w14:textId="77777777" w:rsidR="007317F5" w:rsidRDefault="007317F5" w:rsidP="007317F5">
            <w:r>
              <w:rPr>
                <w:rFonts w:hint="eastAsia"/>
              </w:rPr>
              <w:t xml:space="preserve">                        panel: "panel",         //</w:t>
            </w:r>
            <w:r>
              <w:rPr>
                <w:rFonts w:hint="eastAsia"/>
              </w:rPr>
              <w:t>检索结果面板</w:t>
            </w:r>
          </w:p>
          <w:p w14:paraId="2AFD5E55" w14:textId="77777777" w:rsidR="007317F5" w:rsidRDefault="007317F5" w:rsidP="007317F5">
            <w:r>
              <w:rPr>
                <w:rFonts w:hint="eastAsia"/>
              </w:rPr>
              <w:t xml:space="preserve">                        enableAutoPan: true,     //</w:t>
            </w:r>
            <w:r>
              <w:rPr>
                <w:rFonts w:hint="eastAsia"/>
              </w:rPr>
              <w:t>自动平移</w:t>
            </w:r>
          </w:p>
          <w:p w14:paraId="5518AEEE" w14:textId="77777777" w:rsidR="007317F5" w:rsidRDefault="007317F5" w:rsidP="007317F5">
            <w:r>
              <w:t xml:space="preserve">                        searchTypes: [</w:t>
            </w:r>
          </w:p>
          <w:p w14:paraId="2EFBC850" w14:textId="77777777" w:rsidR="007317F5" w:rsidRDefault="007317F5" w:rsidP="007317F5">
            <w:r>
              <w:rPr>
                <w:rFonts w:hint="eastAsia"/>
              </w:rPr>
              <w:t xml:space="preserve">                            BMAPLIB_TAB_SEARCH,   //</w:t>
            </w:r>
            <w:r>
              <w:rPr>
                <w:rFonts w:hint="eastAsia"/>
              </w:rPr>
              <w:t>周边检索</w:t>
            </w:r>
          </w:p>
          <w:p w14:paraId="0C407577" w14:textId="77777777" w:rsidR="007317F5" w:rsidRDefault="007317F5" w:rsidP="007317F5">
            <w:r>
              <w:rPr>
                <w:rFonts w:hint="eastAsia"/>
              </w:rPr>
              <w:t xml:space="preserve">                            BMAPLIB_TAB_TO_HERE,  //</w:t>
            </w:r>
            <w:r>
              <w:rPr>
                <w:rFonts w:hint="eastAsia"/>
              </w:rPr>
              <w:t>到这里去</w:t>
            </w:r>
          </w:p>
          <w:p w14:paraId="1FE705E3" w14:textId="77777777" w:rsidR="007317F5" w:rsidRDefault="007317F5" w:rsidP="007317F5">
            <w:r>
              <w:rPr>
                <w:rFonts w:hint="eastAsia"/>
              </w:rPr>
              <w:t xml:space="preserve">                            BMAPLIB_TAB_FROM_HERE //</w:t>
            </w:r>
            <w:r>
              <w:rPr>
                <w:rFonts w:hint="eastAsia"/>
              </w:rPr>
              <w:t>从这里出发</w:t>
            </w:r>
          </w:p>
          <w:p w14:paraId="7CD99D05" w14:textId="77777777" w:rsidR="007317F5" w:rsidRDefault="007317F5" w:rsidP="007317F5">
            <w:r>
              <w:t xml:space="preserve">                        ]</w:t>
            </w:r>
          </w:p>
          <w:p w14:paraId="4369B490" w14:textId="77777777" w:rsidR="007317F5" w:rsidRDefault="007317F5" w:rsidP="007317F5">
            <w:r>
              <w:t xml:space="preserve">                    });</w:t>
            </w:r>
          </w:p>
          <w:p w14:paraId="4940D9F2" w14:textId="77777777" w:rsidR="007317F5" w:rsidRDefault="007317F5" w:rsidP="007317F5">
            <w:r>
              <w:t xml:space="preserve">                });</w:t>
            </w:r>
          </w:p>
          <w:p w14:paraId="57F5E664" w14:textId="77777777" w:rsidR="007317F5" w:rsidRDefault="007317F5" w:rsidP="007317F5"/>
          <w:p w14:paraId="0F945D21" w14:textId="77777777" w:rsidR="007317F5" w:rsidRDefault="007317F5" w:rsidP="007317F5"/>
          <w:p w14:paraId="49C56373" w14:textId="77777777" w:rsidR="007317F5" w:rsidRDefault="007317F5" w:rsidP="007317F5">
            <w:r>
              <w:t xml:space="preserve">                var overlayStyle = {</w:t>
            </w:r>
          </w:p>
          <w:p w14:paraId="34850FEA" w14:textId="77777777" w:rsidR="007317F5" w:rsidRDefault="007317F5" w:rsidP="007317F5">
            <w:r>
              <w:t xml:space="preserve">                    background: 'url("../img/markers.png")',</w:t>
            </w:r>
          </w:p>
          <w:p w14:paraId="6FC05561" w14:textId="77777777" w:rsidR="007317F5" w:rsidRDefault="007317F5" w:rsidP="007317F5">
            <w:r>
              <w:t xml:space="preserve">                    width: '22px',</w:t>
            </w:r>
          </w:p>
          <w:p w14:paraId="40984E1E" w14:textId="77777777" w:rsidR="007317F5" w:rsidRDefault="007317F5" w:rsidP="007317F5">
            <w:r>
              <w:t xml:space="preserve">                    height: '29px',</w:t>
            </w:r>
          </w:p>
          <w:p w14:paraId="2DF9B3AF" w14:textId="77777777" w:rsidR="007317F5" w:rsidRDefault="007317F5" w:rsidP="007317F5">
            <w:r>
              <w:t xml:space="preserve">                    fontSize: '15px',</w:t>
            </w:r>
          </w:p>
          <w:p w14:paraId="5F6F11CB" w14:textId="77777777" w:rsidR="007317F5" w:rsidRDefault="007317F5" w:rsidP="007317F5">
            <w:r>
              <w:t xml:space="preserve">                    position: 'absolute',</w:t>
            </w:r>
          </w:p>
          <w:p w14:paraId="430A950D" w14:textId="77777777" w:rsidR="007317F5" w:rsidRDefault="007317F5" w:rsidP="007317F5">
            <w:r>
              <w:lastRenderedPageBreak/>
              <w:t xml:space="preserve">                    color: '#fff',</w:t>
            </w:r>
          </w:p>
          <w:p w14:paraId="0804FAAE" w14:textId="77777777" w:rsidR="007317F5" w:rsidRDefault="007317F5" w:rsidP="007317F5">
            <w:r>
              <w:t xml:space="preserve">                    whiteSpace: 'pre-wrap',</w:t>
            </w:r>
          </w:p>
          <w:p w14:paraId="4211885A" w14:textId="77777777" w:rsidR="007317F5" w:rsidRDefault="007317F5" w:rsidP="007317F5">
            <w:r>
              <w:t xml:space="preserve">                    zIndex: BMap.Overlay.getZIndex(this._point.lat)</w:t>
            </w:r>
          </w:p>
          <w:p w14:paraId="35A8C5CE" w14:textId="77777777" w:rsidR="007317F5" w:rsidRDefault="007317F5" w:rsidP="007317F5">
            <w:r>
              <w:t xml:space="preserve">                };</w:t>
            </w:r>
          </w:p>
          <w:p w14:paraId="26B932E6" w14:textId="77777777" w:rsidR="007317F5" w:rsidRDefault="007317F5" w:rsidP="007317F5">
            <w:r>
              <w:t xml:space="preserve">                var div = this._div = document.createElement("div");</w:t>
            </w:r>
          </w:p>
          <w:p w14:paraId="29E26AD6" w14:textId="77777777" w:rsidR="007317F5" w:rsidRDefault="007317F5" w:rsidP="007317F5">
            <w:r>
              <w:t xml:space="preserve">                div.id = 'marker' + cfg.data.DataId;</w:t>
            </w:r>
          </w:p>
          <w:p w14:paraId="6E295FF1" w14:textId="77777777" w:rsidR="007317F5" w:rsidRDefault="007317F5" w:rsidP="007317F5">
            <w:r>
              <w:t xml:space="preserve">                div.className = 'mark' + cfg.ObjId;</w:t>
            </w:r>
          </w:p>
          <w:p w14:paraId="44529657" w14:textId="77777777" w:rsidR="007317F5" w:rsidRDefault="007317F5" w:rsidP="007317F5"/>
          <w:p w14:paraId="2F5E4FC3" w14:textId="77777777" w:rsidR="007317F5" w:rsidRDefault="007317F5" w:rsidP="007317F5">
            <w:r>
              <w:t xml:space="preserve">                div.appendChild(document.createTextNode(' ' + this._cfg.index));</w:t>
            </w:r>
          </w:p>
          <w:p w14:paraId="5026C29B" w14:textId="77777777" w:rsidR="007317F5" w:rsidRDefault="007317F5" w:rsidP="007317F5"/>
          <w:p w14:paraId="7A049B2F" w14:textId="77777777" w:rsidR="007317F5" w:rsidRDefault="007317F5" w:rsidP="007317F5">
            <w:r>
              <w:t xml:space="preserve">                for (var key in overlayStyle) {</w:t>
            </w:r>
          </w:p>
          <w:p w14:paraId="1DC242FA" w14:textId="77777777" w:rsidR="007317F5" w:rsidRDefault="007317F5" w:rsidP="007317F5">
            <w:r>
              <w:t xml:space="preserve">                    if (overlayStyle.hasOwnProperty(key)) {</w:t>
            </w:r>
          </w:p>
          <w:p w14:paraId="40902FAF" w14:textId="77777777" w:rsidR="007317F5" w:rsidRDefault="007317F5" w:rsidP="007317F5">
            <w:r>
              <w:t xml:space="preserve">                        div.style[key] = overlayStyle[key];</w:t>
            </w:r>
          </w:p>
          <w:p w14:paraId="7682359F" w14:textId="77777777" w:rsidR="007317F5" w:rsidRDefault="007317F5" w:rsidP="007317F5">
            <w:r>
              <w:t xml:space="preserve">                    }</w:t>
            </w:r>
          </w:p>
          <w:p w14:paraId="7C5007EC" w14:textId="77777777" w:rsidR="007317F5" w:rsidRDefault="007317F5" w:rsidP="007317F5">
            <w:r>
              <w:t xml:space="preserve">                }</w:t>
            </w:r>
          </w:p>
          <w:p w14:paraId="254CEFFB" w14:textId="77777777" w:rsidR="007317F5" w:rsidRDefault="007317F5" w:rsidP="007317F5">
            <w:r>
              <w:t xml:space="preserve">                div.onclick = function () {</w:t>
            </w:r>
          </w:p>
          <w:p w14:paraId="139F44C8" w14:textId="77777777" w:rsidR="007317F5" w:rsidRDefault="007317F5" w:rsidP="007317F5">
            <w:r>
              <w:t xml:space="preserve">                    searchInfoWindow.open(self._point);</w:t>
            </w:r>
          </w:p>
          <w:p w14:paraId="601E62E7" w14:textId="77777777" w:rsidR="007317F5" w:rsidRDefault="007317F5" w:rsidP="007317F5"/>
          <w:p w14:paraId="08C5253E" w14:textId="77777777" w:rsidR="007317F5" w:rsidRDefault="007317F5" w:rsidP="007317F5">
            <w:r>
              <w:t xml:space="preserve">                };</w:t>
            </w:r>
          </w:p>
          <w:p w14:paraId="0E326F87" w14:textId="77777777" w:rsidR="007317F5" w:rsidRDefault="007317F5" w:rsidP="007317F5"/>
          <w:p w14:paraId="3FED43C4" w14:textId="77777777" w:rsidR="007317F5" w:rsidRDefault="007317F5" w:rsidP="007317F5">
            <w:r>
              <w:t xml:space="preserve">                div.onmouseover = function () {</w:t>
            </w:r>
          </w:p>
          <w:p w14:paraId="0C4D991D" w14:textId="77777777" w:rsidR="007317F5" w:rsidRDefault="007317F5" w:rsidP="007317F5">
            <w:r>
              <w:t xml:space="preserve">                    div.style.backgroundPosition = '0 -34px';</w:t>
            </w:r>
          </w:p>
          <w:p w14:paraId="17F79806" w14:textId="77777777" w:rsidR="007317F5" w:rsidRDefault="007317F5" w:rsidP="007317F5">
            <w:r>
              <w:t xml:space="preserve">                };</w:t>
            </w:r>
          </w:p>
          <w:p w14:paraId="108FD149" w14:textId="77777777" w:rsidR="007317F5" w:rsidRDefault="007317F5" w:rsidP="007317F5"/>
          <w:p w14:paraId="785C8C59" w14:textId="77777777" w:rsidR="007317F5" w:rsidRDefault="007317F5" w:rsidP="007317F5">
            <w:r>
              <w:t xml:space="preserve">                div.onmouseout = function () {</w:t>
            </w:r>
          </w:p>
          <w:p w14:paraId="11812054" w14:textId="77777777" w:rsidR="007317F5" w:rsidRDefault="007317F5" w:rsidP="007317F5">
            <w:r>
              <w:t xml:space="preserve">                    div.style.backgroundPosition = '0 0';</w:t>
            </w:r>
          </w:p>
          <w:p w14:paraId="21C202DF" w14:textId="77777777" w:rsidR="007317F5" w:rsidRDefault="007317F5" w:rsidP="007317F5">
            <w:r>
              <w:t xml:space="preserve">                };</w:t>
            </w:r>
          </w:p>
          <w:p w14:paraId="2AF4DC03" w14:textId="77777777" w:rsidR="007317F5" w:rsidRDefault="007317F5" w:rsidP="007317F5"/>
          <w:p w14:paraId="0EA91F02" w14:textId="77777777" w:rsidR="007317F5" w:rsidRDefault="007317F5" w:rsidP="007317F5">
            <w:r>
              <w:t xml:space="preserve">                mp.getPanes().labelPane.appendChild(div);</w:t>
            </w:r>
          </w:p>
          <w:p w14:paraId="091740E2" w14:textId="77777777" w:rsidR="007317F5" w:rsidRDefault="007317F5" w:rsidP="007317F5">
            <w:r>
              <w:t xml:space="preserve">                return div;</w:t>
            </w:r>
          </w:p>
          <w:p w14:paraId="5C20D792" w14:textId="77777777" w:rsidR="007317F5" w:rsidRDefault="007317F5" w:rsidP="007317F5">
            <w:r>
              <w:lastRenderedPageBreak/>
              <w:t xml:space="preserve">            };</w:t>
            </w:r>
          </w:p>
          <w:p w14:paraId="72FAE217" w14:textId="77777777" w:rsidR="007317F5" w:rsidRDefault="007317F5" w:rsidP="007317F5"/>
          <w:p w14:paraId="1DC07555" w14:textId="77777777" w:rsidR="007317F5" w:rsidRDefault="007317F5" w:rsidP="007317F5">
            <w:r>
              <w:t xml:space="preserve">            ComplexCustomOverlay.prototype.draw = function () {</w:t>
            </w:r>
          </w:p>
          <w:p w14:paraId="7B6203C9" w14:textId="77777777" w:rsidR="007317F5" w:rsidRDefault="007317F5" w:rsidP="007317F5">
            <w:r>
              <w:t xml:space="preserve">                var map = this._map;</w:t>
            </w:r>
          </w:p>
          <w:p w14:paraId="7A3821EA" w14:textId="77777777" w:rsidR="007317F5" w:rsidRDefault="007317F5" w:rsidP="007317F5">
            <w:r>
              <w:t xml:space="preserve">                var pixel = map.pointToOverlayPixel(this._point);</w:t>
            </w:r>
          </w:p>
          <w:p w14:paraId="5679FD6D" w14:textId="77777777" w:rsidR="007317F5" w:rsidRDefault="007317F5" w:rsidP="007317F5">
            <w:r>
              <w:t xml:space="preserve">                this._div.style.left = pixel.x - 14 + "px";</w:t>
            </w:r>
          </w:p>
          <w:p w14:paraId="20FC1C56" w14:textId="77777777" w:rsidR="007317F5" w:rsidRDefault="007317F5" w:rsidP="007317F5">
            <w:r>
              <w:t xml:space="preserve">                this._div.style.top = pixel.y - 17 + "px";</w:t>
            </w:r>
          </w:p>
          <w:p w14:paraId="65D61019" w14:textId="02D7CBA3" w:rsidR="007317F5" w:rsidRDefault="007317F5" w:rsidP="007317F5">
            <w:r>
              <w:t xml:space="preserve">            };</w:t>
            </w:r>
          </w:p>
        </w:tc>
      </w:tr>
    </w:tbl>
    <w:p w14:paraId="1D1B55FF" w14:textId="77777777" w:rsidR="00AB7A7B" w:rsidRPr="00F249DC" w:rsidRDefault="00AB7A7B" w:rsidP="007317F5">
      <w:pPr>
        <w:rPr>
          <w:rFonts w:ascii="宋体" w:hAnsi="宋体"/>
          <w:color w:val="000000"/>
          <w:sz w:val="24"/>
        </w:rPr>
      </w:pPr>
    </w:p>
    <w:p w14:paraId="58C5C065" w14:textId="185103C2" w:rsidR="006E0F42" w:rsidRPr="00F249DC" w:rsidRDefault="006E0F42" w:rsidP="006E0F42">
      <w:pPr>
        <w:pStyle w:val="2"/>
        <w:rPr>
          <w:rFonts w:ascii="黑体" w:eastAsia="黑体" w:hAnsi="黑体"/>
          <w:b w:val="0"/>
          <w:color w:val="000000"/>
          <w:sz w:val="28"/>
          <w:szCs w:val="28"/>
        </w:rPr>
      </w:pPr>
      <w:bookmarkStart w:id="269" w:name="_Toc326931562"/>
      <w:bookmarkStart w:id="270" w:name="_Toc356381711"/>
      <w:bookmarkStart w:id="271" w:name="_Toc356990831"/>
      <w:bookmarkStart w:id="272" w:name="_Toc420932640"/>
      <w:bookmarkStart w:id="273" w:name="_Toc420933139"/>
      <w:r w:rsidRPr="00F249DC">
        <w:rPr>
          <w:rFonts w:ascii="黑体" w:eastAsia="黑体" w:hAnsi="黑体" w:hint="eastAsia"/>
          <w:b w:val="0"/>
          <w:color w:val="000000"/>
          <w:sz w:val="28"/>
          <w:szCs w:val="28"/>
        </w:rPr>
        <w:t>4.2</w:t>
      </w:r>
      <w:r w:rsidR="00BF6DC7" w:rsidRPr="00BF6DC7">
        <w:rPr>
          <w:rFonts w:ascii="黑体" w:eastAsia="黑体" w:hAnsi="黑体" w:hint="eastAsia"/>
          <w:b w:val="0"/>
          <w:color w:val="000000"/>
          <w:sz w:val="28"/>
          <w:szCs w:val="28"/>
        </w:rPr>
        <w:t>地图单点地理位置</w:t>
      </w:r>
      <w:r w:rsidR="00BF6DC7" w:rsidRPr="00BF6DC7">
        <w:rPr>
          <w:rFonts w:ascii="黑体" w:eastAsia="黑体" w:hAnsi="黑体"/>
          <w:b w:val="0"/>
          <w:color w:val="000000"/>
          <w:sz w:val="28"/>
          <w:szCs w:val="28"/>
        </w:rPr>
        <w:t>展示</w:t>
      </w:r>
      <w:r w:rsidR="00BF6DC7" w:rsidRPr="00BF6DC7">
        <w:rPr>
          <w:rFonts w:ascii="黑体" w:eastAsia="黑体" w:hAnsi="黑体" w:hint="eastAsia"/>
          <w:b w:val="0"/>
          <w:color w:val="000000"/>
          <w:sz w:val="28"/>
          <w:szCs w:val="28"/>
        </w:rPr>
        <w:t>功能的实现</w:t>
      </w:r>
      <w:bookmarkEnd w:id="269"/>
      <w:bookmarkEnd w:id="270"/>
      <w:bookmarkEnd w:id="271"/>
      <w:bookmarkEnd w:id="272"/>
      <w:bookmarkEnd w:id="273"/>
    </w:p>
    <w:p w14:paraId="3572D1BC" w14:textId="7046244A" w:rsidR="006E0F42" w:rsidRPr="00F249DC" w:rsidRDefault="006E0F42" w:rsidP="006E0F42">
      <w:pPr>
        <w:pStyle w:val="3"/>
        <w:spacing w:line="416" w:lineRule="auto"/>
        <w:rPr>
          <w:rFonts w:ascii="黑体" w:eastAsia="黑体" w:hAnsi="黑体"/>
          <w:b w:val="0"/>
          <w:color w:val="000000"/>
          <w:sz w:val="24"/>
          <w:szCs w:val="24"/>
        </w:rPr>
      </w:pPr>
      <w:bookmarkStart w:id="274" w:name="_Toc326931563"/>
      <w:bookmarkStart w:id="275" w:name="_Toc356381712"/>
      <w:bookmarkStart w:id="276" w:name="_Toc356990832"/>
      <w:bookmarkStart w:id="277" w:name="_Toc420932641"/>
      <w:bookmarkStart w:id="278" w:name="_Toc420933140"/>
      <w:r w:rsidRPr="00F249DC">
        <w:rPr>
          <w:rFonts w:ascii="黑体" w:eastAsia="黑体" w:hAnsi="黑体" w:hint="eastAsia"/>
          <w:b w:val="0"/>
          <w:color w:val="000000"/>
          <w:sz w:val="24"/>
          <w:szCs w:val="24"/>
        </w:rPr>
        <w:t xml:space="preserve">4.2.1 </w:t>
      </w:r>
      <w:bookmarkEnd w:id="274"/>
      <w:bookmarkEnd w:id="275"/>
      <w:bookmarkEnd w:id="276"/>
      <w:r w:rsidR="00BF6DC7" w:rsidRPr="00BF6DC7">
        <w:rPr>
          <w:rFonts w:ascii="黑体" w:eastAsia="黑体" w:hAnsi="黑体" w:hint="eastAsia"/>
          <w:b w:val="0"/>
          <w:color w:val="000000"/>
          <w:sz w:val="24"/>
          <w:szCs w:val="24"/>
        </w:rPr>
        <w:t>B</w:t>
      </w:r>
      <w:r w:rsidR="00BF6DC7" w:rsidRPr="00BF6DC7">
        <w:rPr>
          <w:rFonts w:ascii="黑体" w:eastAsia="黑体" w:hAnsi="黑体"/>
          <w:b w:val="0"/>
          <w:color w:val="000000"/>
          <w:sz w:val="24"/>
          <w:szCs w:val="24"/>
        </w:rPr>
        <w:t>aiduMap</w:t>
      </w:r>
      <w:r w:rsidR="00BF6DC7" w:rsidRPr="00BF6DC7">
        <w:rPr>
          <w:rFonts w:ascii="黑体" w:eastAsia="黑体" w:hAnsi="黑体" w:hint="eastAsia"/>
          <w:b w:val="0"/>
          <w:color w:val="000000"/>
          <w:sz w:val="24"/>
          <w:szCs w:val="24"/>
        </w:rPr>
        <w:t>自定义标注</w:t>
      </w:r>
      <w:r w:rsidR="00BF6DC7" w:rsidRPr="00BF6DC7">
        <w:rPr>
          <w:rFonts w:ascii="黑体" w:eastAsia="黑体" w:hAnsi="黑体"/>
          <w:b w:val="0"/>
          <w:color w:val="000000"/>
          <w:sz w:val="24"/>
          <w:szCs w:val="24"/>
        </w:rPr>
        <w:t>覆盖物</w:t>
      </w:r>
      <w:r w:rsidR="00BF6DC7" w:rsidRPr="00BF6DC7">
        <w:rPr>
          <w:rFonts w:ascii="黑体" w:eastAsia="黑体" w:hAnsi="黑体" w:hint="eastAsia"/>
          <w:b w:val="0"/>
          <w:color w:val="000000"/>
          <w:sz w:val="24"/>
          <w:szCs w:val="24"/>
        </w:rPr>
        <w:t>绘制</w:t>
      </w:r>
      <w:bookmarkEnd w:id="277"/>
      <w:bookmarkEnd w:id="278"/>
    </w:p>
    <w:p w14:paraId="10E4FA7B" w14:textId="6E10670F" w:rsidR="006E0F42" w:rsidRPr="00F249DC" w:rsidRDefault="006E0F42" w:rsidP="006E0F42">
      <w:pPr>
        <w:spacing w:before="100" w:after="50" w:line="440" w:lineRule="exact"/>
        <w:ind w:firstLine="482"/>
        <w:rPr>
          <w:rFonts w:ascii="宋体" w:hAnsi="宋体"/>
          <w:color w:val="000000"/>
          <w:sz w:val="24"/>
        </w:rPr>
      </w:pPr>
      <w:r w:rsidRPr="00F249DC">
        <w:rPr>
          <w:color w:val="000000"/>
          <w:sz w:val="24"/>
        </w:rPr>
        <w:t>1</w:t>
      </w:r>
      <w:r w:rsidRPr="00F249DC">
        <w:rPr>
          <w:rFonts w:ascii="宋体" w:hAnsi="宋体" w:hint="eastAsia"/>
          <w:color w:val="000000"/>
          <w:sz w:val="24"/>
        </w:rPr>
        <w:t>、</w:t>
      </w:r>
      <w:r w:rsidR="009F2398">
        <w:rPr>
          <w:rFonts w:ascii="宋体" w:hAnsi="宋体" w:hint="eastAsia"/>
          <w:color w:val="000000"/>
          <w:sz w:val="24"/>
        </w:rPr>
        <w:t>使用</w:t>
      </w:r>
      <w:r w:rsidR="009F2398" w:rsidRPr="009F2398">
        <w:rPr>
          <w:color w:val="000000"/>
          <w:sz w:val="24"/>
        </w:rPr>
        <w:t>BMap.Overlay</w:t>
      </w:r>
      <w:r w:rsidR="009F2398">
        <w:rPr>
          <w:rFonts w:hint="eastAsia"/>
          <w:color w:val="000000"/>
          <w:sz w:val="24"/>
        </w:rPr>
        <w:t>类</w:t>
      </w:r>
      <w:r w:rsidRPr="00F249DC">
        <w:rPr>
          <w:rFonts w:ascii="宋体" w:hAnsi="宋体" w:hint="eastAsia"/>
          <w:color w:val="000000"/>
          <w:sz w:val="24"/>
        </w:rPr>
        <w:t>。</w:t>
      </w:r>
      <w:r w:rsidR="009F2398" w:rsidRPr="009F2398">
        <w:rPr>
          <w:rFonts w:hint="eastAsia"/>
          <w:color w:val="000000"/>
          <w:sz w:val="24"/>
        </w:rPr>
        <w:t>覆盖物的抽象基类，所有覆盖物均继承基类的方法。</w:t>
      </w:r>
    </w:p>
    <w:p w14:paraId="3B6A0AB7" w14:textId="5917DEED" w:rsidR="006E0F42" w:rsidRPr="00F249DC" w:rsidRDefault="006E0F42" w:rsidP="006E0F42">
      <w:pPr>
        <w:spacing w:before="100" w:after="50" w:line="440" w:lineRule="exact"/>
        <w:ind w:firstLine="482"/>
        <w:rPr>
          <w:rFonts w:ascii="宋体" w:hAnsi="宋体"/>
          <w:color w:val="000000"/>
          <w:sz w:val="24"/>
        </w:rPr>
      </w:pPr>
      <w:r w:rsidRPr="00F249DC">
        <w:rPr>
          <w:color w:val="000000"/>
          <w:sz w:val="24"/>
        </w:rPr>
        <w:t>2</w:t>
      </w:r>
      <w:r w:rsidRPr="00F249DC">
        <w:rPr>
          <w:rFonts w:ascii="宋体" w:hAnsi="宋体" w:hint="eastAsia"/>
          <w:color w:val="000000"/>
          <w:sz w:val="24"/>
        </w:rPr>
        <w:t>、</w:t>
      </w:r>
      <w:r w:rsidR="009F2398">
        <w:rPr>
          <w:rFonts w:hint="eastAsia"/>
          <w:color w:val="000000"/>
          <w:sz w:val="24"/>
        </w:rPr>
        <w:t>map.js</w:t>
      </w:r>
      <w:r w:rsidR="009F2398">
        <w:rPr>
          <w:rFonts w:hint="eastAsia"/>
          <w:color w:val="000000"/>
          <w:sz w:val="24"/>
        </w:rPr>
        <w:t>中</w:t>
      </w:r>
      <w:r w:rsidR="009F2398" w:rsidRPr="009F2398">
        <w:rPr>
          <w:color w:val="000000"/>
          <w:sz w:val="24"/>
        </w:rPr>
        <w:t>ComplexCustomOverlay</w:t>
      </w:r>
      <w:r w:rsidR="009F2398">
        <w:rPr>
          <w:rFonts w:hint="eastAsia"/>
          <w:color w:val="000000"/>
          <w:sz w:val="24"/>
        </w:rPr>
        <w:t>类</w:t>
      </w:r>
      <w:r w:rsidR="009F2398">
        <w:rPr>
          <w:rFonts w:ascii="宋体" w:hAnsi="宋体" w:hint="eastAsia"/>
          <w:color w:val="000000"/>
          <w:sz w:val="24"/>
        </w:rPr>
        <w:t>。实现自定</w:t>
      </w:r>
      <w:r w:rsidR="009F2398">
        <w:rPr>
          <w:rFonts w:ascii="宋体" w:hAnsi="宋体"/>
          <w:color w:val="000000"/>
          <w:sz w:val="24"/>
        </w:rPr>
        <w:t>义标注覆盖物初始化</w:t>
      </w:r>
      <w:r w:rsidRPr="00F249DC">
        <w:rPr>
          <w:rFonts w:ascii="宋体" w:hAnsi="宋体" w:hint="eastAsia"/>
          <w:color w:val="000000"/>
          <w:sz w:val="24"/>
        </w:rPr>
        <w:t>。</w:t>
      </w:r>
    </w:p>
    <w:p w14:paraId="6E29D3A3" w14:textId="38231AC6" w:rsidR="006E0F42" w:rsidRPr="00F249DC" w:rsidRDefault="006E0F42" w:rsidP="006E0F42">
      <w:pPr>
        <w:spacing w:before="100" w:after="50" w:line="440" w:lineRule="exact"/>
        <w:ind w:firstLine="482"/>
        <w:rPr>
          <w:rFonts w:ascii="宋体" w:hAnsi="宋体"/>
          <w:color w:val="000000"/>
          <w:sz w:val="24"/>
        </w:rPr>
      </w:pPr>
      <w:r w:rsidRPr="00F249DC">
        <w:rPr>
          <w:rFonts w:hint="eastAsia"/>
          <w:color w:val="000000"/>
          <w:sz w:val="24"/>
        </w:rPr>
        <w:t>3</w:t>
      </w:r>
      <w:r w:rsidRPr="00F249DC">
        <w:rPr>
          <w:rFonts w:ascii="宋体" w:hAnsi="宋体" w:hint="eastAsia"/>
          <w:color w:val="000000"/>
          <w:sz w:val="24"/>
        </w:rPr>
        <w:t>、</w:t>
      </w:r>
      <w:r w:rsidR="009F2398" w:rsidRPr="009F2398">
        <w:rPr>
          <w:color w:val="000000"/>
          <w:sz w:val="24"/>
        </w:rPr>
        <w:t>ComplexCustomOverlay</w:t>
      </w:r>
      <w:r w:rsidR="009F2398">
        <w:rPr>
          <w:rFonts w:hint="eastAsia"/>
          <w:color w:val="000000"/>
          <w:sz w:val="24"/>
        </w:rPr>
        <w:t>(</w:t>
      </w:r>
      <w:r w:rsidR="009F2398">
        <w:rPr>
          <w:color w:val="000000"/>
          <w:sz w:val="24"/>
        </w:rPr>
        <w:t>point, cfg</w:t>
      </w:r>
      <w:r w:rsidR="009F2398">
        <w:rPr>
          <w:rFonts w:hint="eastAsia"/>
          <w:color w:val="000000"/>
          <w:sz w:val="24"/>
        </w:rPr>
        <w:t>)</w:t>
      </w:r>
      <w:r w:rsidRPr="00F249DC">
        <w:rPr>
          <w:rFonts w:ascii="宋体" w:hAnsi="宋体" w:hint="eastAsia"/>
          <w:color w:val="000000"/>
          <w:sz w:val="24"/>
        </w:rPr>
        <w:t>。</w:t>
      </w:r>
      <w:r w:rsidR="009F2398">
        <w:rPr>
          <w:rFonts w:ascii="宋体" w:hAnsi="宋体"/>
          <w:color w:val="000000"/>
          <w:sz w:val="24"/>
        </w:rPr>
        <w:t>P</w:t>
      </w:r>
      <w:r w:rsidR="009F2398">
        <w:rPr>
          <w:rFonts w:ascii="宋体" w:hAnsi="宋体" w:hint="eastAsia"/>
          <w:color w:val="000000"/>
          <w:sz w:val="24"/>
        </w:rPr>
        <w:t>oint参数</w:t>
      </w:r>
      <w:r w:rsidR="009F2398">
        <w:rPr>
          <w:rFonts w:ascii="宋体" w:hAnsi="宋体"/>
          <w:color w:val="000000"/>
          <w:sz w:val="24"/>
        </w:rPr>
        <w:t>传入标注覆盖物的</w:t>
      </w:r>
      <w:r w:rsidR="009F2398">
        <w:rPr>
          <w:rFonts w:ascii="宋体" w:hAnsi="宋体" w:hint="eastAsia"/>
          <w:color w:val="000000"/>
          <w:sz w:val="24"/>
        </w:rPr>
        <w:t>经纬度</w:t>
      </w:r>
      <w:r w:rsidR="009F2398">
        <w:rPr>
          <w:rFonts w:ascii="宋体" w:hAnsi="宋体"/>
          <w:color w:val="000000"/>
          <w:sz w:val="24"/>
        </w:rPr>
        <w:t>，</w:t>
      </w:r>
      <w:r w:rsidR="009F2398">
        <w:rPr>
          <w:rFonts w:ascii="宋体" w:hAnsi="宋体" w:hint="eastAsia"/>
          <w:color w:val="000000"/>
          <w:sz w:val="24"/>
        </w:rPr>
        <w:t>cfg传入数据</w:t>
      </w:r>
      <w:r w:rsidR="009F2398">
        <w:rPr>
          <w:rFonts w:ascii="宋体" w:hAnsi="宋体"/>
          <w:color w:val="000000"/>
          <w:sz w:val="24"/>
        </w:rPr>
        <w:t>，</w:t>
      </w:r>
      <w:r w:rsidR="009F2398">
        <w:rPr>
          <w:rFonts w:ascii="宋体" w:hAnsi="宋体" w:hint="eastAsia"/>
          <w:color w:val="000000"/>
          <w:sz w:val="24"/>
        </w:rPr>
        <w:t>一部分</w:t>
      </w:r>
      <w:r w:rsidR="009F2398">
        <w:rPr>
          <w:rFonts w:ascii="宋体" w:hAnsi="宋体"/>
          <w:color w:val="000000"/>
          <w:sz w:val="24"/>
        </w:rPr>
        <w:t>数据用来展示，一部分数据用来对</w:t>
      </w:r>
      <w:r w:rsidR="009F2398">
        <w:rPr>
          <w:rFonts w:ascii="宋体" w:hAnsi="宋体" w:hint="eastAsia"/>
          <w:color w:val="000000"/>
          <w:sz w:val="24"/>
        </w:rPr>
        <w:t>标注</w:t>
      </w:r>
      <w:r w:rsidR="009F2398">
        <w:rPr>
          <w:rFonts w:ascii="宋体" w:hAnsi="宋体"/>
          <w:color w:val="000000"/>
          <w:sz w:val="24"/>
        </w:rPr>
        <w:t>覆盖物</w:t>
      </w:r>
      <w:r w:rsidR="009F2398">
        <w:rPr>
          <w:rFonts w:ascii="宋体" w:hAnsi="宋体" w:hint="eastAsia"/>
          <w:color w:val="000000"/>
          <w:sz w:val="24"/>
        </w:rPr>
        <w:t>进行</w:t>
      </w:r>
      <w:r w:rsidR="009F2398">
        <w:rPr>
          <w:rFonts w:ascii="宋体" w:hAnsi="宋体"/>
          <w:color w:val="000000"/>
          <w:sz w:val="24"/>
        </w:rPr>
        <w:t>分组</w:t>
      </w:r>
      <w:r w:rsidR="009F2398">
        <w:rPr>
          <w:rFonts w:ascii="宋体" w:hAnsi="宋体" w:hint="eastAsia"/>
          <w:color w:val="000000"/>
          <w:sz w:val="24"/>
        </w:rPr>
        <w:t>和</w:t>
      </w:r>
      <w:r w:rsidR="009F2398">
        <w:rPr>
          <w:rFonts w:ascii="宋体" w:hAnsi="宋体"/>
          <w:color w:val="000000"/>
          <w:sz w:val="24"/>
        </w:rPr>
        <w:t>分类</w:t>
      </w:r>
      <w:r w:rsidRPr="00F249DC">
        <w:rPr>
          <w:rFonts w:ascii="宋体" w:hAnsi="宋体" w:hint="eastAsia"/>
          <w:color w:val="000000"/>
          <w:sz w:val="24"/>
        </w:rPr>
        <w:t>。</w:t>
      </w:r>
    </w:p>
    <w:p w14:paraId="55A90727" w14:textId="3E6EB83D" w:rsidR="006E0F42" w:rsidRPr="00F249DC" w:rsidRDefault="006E0F42" w:rsidP="006E0F42">
      <w:pPr>
        <w:pStyle w:val="3"/>
        <w:spacing w:line="416" w:lineRule="auto"/>
        <w:rPr>
          <w:rFonts w:ascii="黑体" w:eastAsia="黑体" w:hAnsi="黑体"/>
          <w:b w:val="0"/>
          <w:color w:val="000000"/>
          <w:sz w:val="24"/>
          <w:szCs w:val="24"/>
        </w:rPr>
      </w:pPr>
      <w:bookmarkStart w:id="279" w:name="_Toc326931565"/>
      <w:bookmarkStart w:id="280" w:name="_Toc356381713"/>
      <w:bookmarkStart w:id="281" w:name="_Toc356990833"/>
      <w:bookmarkStart w:id="282" w:name="_Toc420932642"/>
      <w:bookmarkStart w:id="283" w:name="_Toc420933141"/>
      <w:r w:rsidRPr="00F249DC">
        <w:rPr>
          <w:rFonts w:ascii="黑体" w:eastAsia="黑体" w:hAnsi="黑体" w:hint="eastAsia"/>
          <w:b w:val="0"/>
          <w:color w:val="000000"/>
          <w:sz w:val="24"/>
          <w:szCs w:val="24"/>
        </w:rPr>
        <w:t xml:space="preserve">4.2.2 </w:t>
      </w:r>
      <w:bookmarkEnd w:id="279"/>
      <w:bookmarkEnd w:id="280"/>
      <w:bookmarkEnd w:id="281"/>
      <w:r w:rsidR="00BF6DC7" w:rsidRPr="00BF6DC7">
        <w:rPr>
          <w:rFonts w:ascii="黑体" w:eastAsia="黑体" w:hAnsi="黑体" w:hint="eastAsia"/>
          <w:b w:val="0"/>
          <w:color w:val="000000"/>
          <w:sz w:val="24"/>
          <w:szCs w:val="24"/>
        </w:rPr>
        <w:t>BaiduMap标注</w:t>
      </w:r>
      <w:r w:rsidR="00BF6DC7" w:rsidRPr="00BF6DC7">
        <w:rPr>
          <w:rFonts w:ascii="黑体" w:eastAsia="黑体" w:hAnsi="黑体"/>
          <w:b w:val="0"/>
          <w:color w:val="000000"/>
          <w:sz w:val="24"/>
          <w:szCs w:val="24"/>
        </w:rPr>
        <w:t>类</w:t>
      </w:r>
      <w:r w:rsidR="00BF6DC7" w:rsidRPr="00BF6DC7">
        <w:rPr>
          <w:rFonts w:ascii="黑体" w:eastAsia="黑体" w:hAnsi="黑体" w:hint="eastAsia"/>
          <w:b w:val="0"/>
          <w:color w:val="000000"/>
          <w:sz w:val="24"/>
          <w:szCs w:val="24"/>
        </w:rPr>
        <w:t>在</w:t>
      </w:r>
      <w:r w:rsidR="00BF6DC7" w:rsidRPr="00BF6DC7">
        <w:rPr>
          <w:rFonts w:ascii="黑体" w:eastAsia="黑体" w:hAnsi="黑体"/>
          <w:b w:val="0"/>
          <w:color w:val="000000"/>
          <w:sz w:val="24"/>
          <w:szCs w:val="24"/>
        </w:rPr>
        <w:t>系统中的应用</w:t>
      </w:r>
      <w:bookmarkEnd w:id="282"/>
      <w:bookmarkEnd w:id="283"/>
    </w:p>
    <w:p w14:paraId="07689996" w14:textId="084AAC61" w:rsidR="006E0F42" w:rsidRDefault="00BF0928" w:rsidP="003C37C1">
      <w:pPr>
        <w:ind w:firstLine="480"/>
        <w:rPr>
          <w:rFonts w:ascii="宋体" w:hAnsi="宋体"/>
          <w:color w:val="000000"/>
          <w:sz w:val="24"/>
        </w:rPr>
      </w:pPr>
      <w:r>
        <w:rPr>
          <w:rFonts w:ascii="宋体" w:hAnsi="宋体" w:hint="eastAsia"/>
          <w:color w:val="000000"/>
          <w:sz w:val="24"/>
        </w:rPr>
        <w:t>指挥</w:t>
      </w:r>
      <w:r>
        <w:rPr>
          <w:rFonts w:ascii="宋体" w:hAnsi="宋体"/>
          <w:color w:val="000000"/>
          <w:sz w:val="24"/>
        </w:rPr>
        <w:t>系统中，标注在地图中出现的频率是最高的，</w:t>
      </w:r>
      <w:r>
        <w:rPr>
          <w:rFonts w:ascii="宋体" w:hAnsi="宋体" w:hint="eastAsia"/>
          <w:color w:val="000000"/>
          <w:sz w:val="24"/>
        </w:rPr>
        <w:t>一个</w:t>
      </w:r>
      <w:r>
        <w:rPr>
          <w:rFonts w:ascii="宋体" w:hAnsi="宋体"/>
          <w:color w:val="000000"/>
          <w:sz w:val="24"/>
        </w:rPr>
        <w:t>标注集合了经纬度</w:t>
      </w:r>
      <w:r>
        <w:rPr>
          <w:rFonts w:ascii="宋体" w:hAnsi="宋体" w:hint="eastAsia"/>
          <w:color w:val="000000"/>
          <w:sz w:val="24"/>
        </w:rPr>
        <w:t>、所属</w:t>
      </w:r>
      <w:r>
        <w:rPr>
          <w:rFonts w:ascii="宋体" w:hAnsi="宋体"/>
          <w:color w:val="000000"/>
          <w:sz w:val="24"/>
        </w:rPr>
        <w:t>对象、</w:t>
      </w:r>
      <w:r>
        <w:rPr>
          <w:rFonts w:ascii="宋体" w:hAnsi="宋体" w:hint="eastAsia"/>
          <w:color w:val="000000"/>
          <w:sz w:val="24"/>
        </w:rPr>
        <w:t>所属省市</w:t>
      </w:r>
      <w:r>
        <w:rPr>
          <w:rFonts w:ascii="宋体" w:hAnsi="宋体"/>
          <w:color w:val="000000"/>
          <w:sz w:val="24"/>
        </w:rPr>
        <w:t>区县</w:t>
      </w:r>
      <w:r>
        <w:rPr>
          <w:rFonts w:ascii="宋体" w:hAnsi="宋体" w:hint="eastAsia"/>
          <w:color w:val="000000"/>
          <w:sz w:val="24"/>
        </w:rPr>
        <w:t>、IMEI、IMSI、标注</w:t>
      </w:r>
      <w:r>
        <w:rPr>
          <w:rFonts w:ascii="宋体" w:hAnsi="宋体"/>
          <w:color w:val="000000"/>
          <w:sz w:val="24"/>
        </w:rPr>
        <w:t>出现时间等等信息，</w:t>
      </w:r>
      <w:r>
        <w:rPr>
          <w:rFonts w:ascii="宋体" w:hAnsi="宋体" w:hint="eastAsia"/>
          <w:color w:val="000000"/>
          <w:sz w:val="24"/>
        </w:rPr>
        <w:t>通过</w:t>
      </w:r>
      <w:r>
        <w:rPr>
          <w:rFonts w:ascii="宋体" w:hAnsi="宋体"/>
          <w:color w:val="000000"/>
          <w:sz w:val="24"/>
        </w:rPr>
        <w:t>这些信息对标注进行</w:t>
      </w:r>
      <w:r>
        <w:rPr>
          <w:rFonts w:ascii="宋体" w:hAnsi="宋体" w:hint="eastAsia"/>
          <w:color w:val="000000"/>
          <w:sz w:val="24"/>
        </w:rPr>
        <w:t>处理</w:t>
      </w:r>
      <w:r>
        <w:rPr>
          <w:rFonts w:ascii="宋体" w:hAnsi="宋体"/>
          <w:color w:val="000000"/>
          <w:sz w:val="24"/>
        </w:rPr>
        <w:t>，</w:t>
      </w:r>
      <w:r>
        <w:rPr>
          <w:rFonts w:ascii="宋体" w:hAnsi="宋体" w:hint="eastAsia"/>
          <w:color w:val="000000"/>
          <w:sz w:val="24"/>
        </w:rPr>
        <w:t>如</w:t>
      </w:r>
      <w:r>
        <w:rPr>
          <w:rFonts w:ascii="宋体" w:hAnsi="宋体"/>
          <w:color w:val="000000"/>
          <w:sz w:val="24"/>
        </w:rPr>
        <w:t>图</w:t>
      </w:r>
      <w:r>
        <w:rPr>
          <w:rFonts w:ascii="宋体" w:hAnsi="宋体" w:hint="eastAsia"/>
          <w:color w:val="000000"/>
          <w:sz w:val="24"/>
        </w:rPr>
        <w:t>4</w:t>
      </w:r>
      <w:r>
        <w:rPr>
          <w:rFonts w:ascii="宋体" w:hAnsi="宋体"/>
          <w:color w:val="000000"/>
          <w:sz w:val="24"/>
        </w:rPr>
        <w:t>-3</w:t>
      </w:r>
      <w:r>
        <w:rPr>
          <w:rFonts w:ascii="宋体" w:hAnsi="宋体" w:hint="eastAsia"/>
          <w:color w:val="000000"/>
          <w:sz w:val="24"/>
        </w:rPr>
        <w:t>所示</w:t>
      </w:r>
      <w:bookmarkStart w:id="284" w:name="_Toc326931566"/>
      <w:r>
        <w:rPr>
          <w:rFonts w:ascii="宋体" w:hAnsi="宋体" w:hint="eastAsia"/>
          <w:color w:val="000000"/>
          <w:sz w:val="24"/>
        </w:rPr>
        <w:t>:</w:t>
      </w:r>
    </w:p>
    <w:p w14:paraId="0A90C261" w14:textId="4BE953DC" w:rsidR="003C37C1" w:rsidRDefault="003C37C1" w:rsidP="00990672">
      <w:pPr>
        <w:ind w:firstLine="480"/>
        <w:jc w:val="center"/>
        <w:rPr>
          <w:rFonts w:ascii="宋体" w:hAnsi="宋体"/>
          <w:color w:val="000000"/>
          <w:sz w:val="24"/>
        </w:rPr>
      </w:pPr>
      <w:r>
        <w:rPr>
          <w:noProof/>
        </w:rPr>
        <w:lastRenderedPageBreak/>
        <w:drawing>
          <wp:inline distT="0" distB="0" distL="0" distR="0" wp14:anchorId="0AFE2E89" wp14:editId="41485509">
            <wp:extent cx="4200525" cy="24574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0525" cy="2457450"/>
                    </a:xfrm>
                    <a:prstGeom prst="rect">
                      <a:avLst/>
                    </a:prstGeom>
                  </pic:spPr>
                </pic:pic>
              </a:graphicData>
            </a:graphic>
          </wp:inline>
        </w:drawing>
      </w:r>
    </w:p>
    <w:p w14:paraId="28DAB4E3" w14:textId="194FF8D4" w:rsidR="00BF0928" w:rsidRPr="00990672" w:rsidRDefault="00990672" w:rsidP="00990672">
      <w:pPr>
        <w:pStyle w:val="aff4"/>
        <w:ind w:leftChars="200" w:left="420" w:firstLineChars="0" w:firstLine="0"/>
        <w:jc w:val="center"/>
        <w:rPr>
          <w:b/>
          <w:color w:val="000000"/>
        </w:rPr>
      </w:pPr>
      <w:r w:rsidRPr="00F249DC">
        <w:rPr>
          <w:rFonts w:hint="eastAsia"/>
          <w:b/>
          <w:color w:val="000000"/>
        </w:rPr>
        <w:t>图</w:t>
      </w:r>
      <w:r>
        <w:rPr>
          <w:rFonts w:hint="eastAsia"/>
          <w:b/>
          <w:color w:val="000000"/>
        </w:rPr>
        <w:t>4-3</w:t>
      </w:r>
      <w:r>
        <w:rPr>
          <w:b/>
          <w:color w:val="000000"/>
        </w:rPr>
        <w:t xml:space="preserve"> </w:t>
      </w:r>
      <w:r>
        <w:rPr>
          <w:rFonts w:hint="eastAsia"/>
          <w:b/>
          <w:color w:val="000000"/>
        </w:rPr>
        <w:t>地图</w:t>
      </w:r>
      <w:r>
        <w:rPr>
          <w:b/>
          <w:color w:val="000000"/>
        </w:rPr>
        <w:t>标注</w:t>
      </w:r>
    </w:p>
    <w:p w14:paraId="52D8BF38" w14:textId="6079EE73" w:rsidR="006E0F42" w:rsidRPr="00F249DC" w:rsidRDefault="006E0F42" w:rsidP="006E0F42">
      <w:pPr>
        <w:pStyle w:val="2"/>
        <w:rPr>
          <w:rFonts w:ascii="黑体" w:eastAsia="黑体" w:hAnsi="黑体"/>
          <w:b w:val="0"/>
          <w:color w:val="000000"/>
          <w:sz w:val="28"/>
          <w:szCs w:val="28"/>
        </w:rPr>
      </w:pPr>
      <w:bookmarkStart w:id="285" w:name="_Toc356381714"/>
      <w:bookmarkStart w:id="286" w:name="_Toc356990834"/>
      <w:bookmarkStart w:id="287" w:name="_Toc420932643"/>
      <w:bookmarkStart w:id="288" w:name="_Toc420933142"/>
      <w:r w:rsidRPr="00F249DC">
        <w:rPr>
          <w:rFonts w:ascii="黑体" w:eastAsia="黑体" w:hAnsi="黑体" w:hint="eastAsia"/>
          <w:b w:val="0"/>
          <w:color w:val="000000"/>
          <w:sz w:val="28"/>
          <w:szCs w:val="28"/>
        </w:rPr>
        <w:t>4.3</w:t>
      </w:r>
      <w:r w:rsidR="00BF6DC7" w:rsidRPr="00BF6DC7">
        <w:rPr>
          <w:rFonts w:ascii="黑体" w:eastAsia="黑体" w:hAnsi="黑体" w:hint="eastAsia"/>
          <w:b w:val="0"/>
          <w:color w:val="000000"/>
          <w:sz w:val="28"/>
          <w:szCs w:val="28"/>
        </w:rPr>
        <w:t>地图地理</w:t>
      </w:r>
      <w:r w:rsidR="00BF6DC7" w:rsidRPr="00BF6DC7">
        <w:rPr>
          <w:rFonts w:ascii="黑体" w:eastAsia="黑体" w:hAnsi="黑体"/>
          <w:b w:val="0"/>
          <w:color w:val="000000"/>
          <w:sz w:val="28"/>
          <w:szCs w:val="28"/>
        </w:rPr>
        <w:t>位置</w:t>
      </w:r>
      <w:r w:rsidR="00BF6DC7" w:rsidRPr="00BF6DC7">
        <w:rPr>
          <w:rFonts w:ascii="黑体" w:eastAsia="黑体" w:hAnsi="黑体" w:hint="eastAsia"/>
          <w:b w:val="0"/>
          <w:color w:val="000000"/>
          <w:sz w:val="28"/>
          <w:szCs w:val="28"/>
        </w:rPr>
        <w:t>活动</w:t>
      </w:r>
      <w:r w:rsidR="00BF6DC7" w:rsidRPr="00BF6DC7">
        <w:rPr>
          <w:rFonts w:ascii="黑体" w:eastAsia="黑体" w:hAnsi="黑体"/>
          <w:b w:val="0"/>
          <w:color w:val="000000"/>
          <w:sz w:val="28"/>
          <w:szCs w:val="28"/>
        </w:rPr>
        <w:t>轨迹</w:t>
      </w:r>
      <w:r w:rsidR="00BF6DC7" w:rsidRPr="00BF6DC7">
        <w:rPr>
          <w:rFonts w:ascii="黑体" w:eastAsia="黑体" w:hAnsi="黑体" w:hint="eastAsia"/>
          <w:b w:val="0"/>
          <w:color w:val="000000"/>
          <w:sz w:val="28"/>
          <w:szCs w:val="28"/>
        </w:rPr>
        <w:t>展示功能的实现</w:t>
      </w:r>
      <w:bookmarkEnd w:id="284"/>
      <w:bookmarkEnd w:id="285"/>
      <w:bookmarkEnd w:id="286"/>
      <w:bookmarkEnd w:id="287"/>
      <w:bookmarkEnd w:id="288"/>
    </w:p>
    <w:p w14:paraId="602CBC3B" w14:textId="7151A1AA" w:rsidR="006E0F42" w:rsidRPr="00F249DC" w:rsidRDefault="006E0F42" w:rsidP="006E0F42">
      <w:pPr>
        <w:pStyle w:val="3"/>
        <w:spacing w:line="416" w:lineRule="auto"/>
        <w:rPr>
          <w:rFonts w:ascii="黑体" w:eastAsia="黑体" w:hAnsi="黑体"/>
          <w:b w:val="0"/>
          <w:color w:val="000000"/>
          <w:sz w:val="24"/>
          <w:szCs w:val="24"/>
        </w:rPr>
      </w:pPr>
      <w:bookmarkStart w:id="289" w:name="_Toc326931567"/>
      <w:bookmarkStart w:id="290" w:name="_Toc356381715"/>
      <w:bookmarkStart w:id="291" w:name="_Toc356990835"/>
      <w:bookmarkStart w:id="292" w:name="_Toc420932644"/>
      <w:bookmarkStart w:id="293" w:name="_Toc420933143"/>
      <w:r w:rsidRPr="00F249DC">
        <w:rPr>
          <w:rFonts w:ascii="黑体" w:eastAsia="黑体" w:hAnsi="黑体" w:hint="eastAsia"/>
          <w:b w:val="0"/>
          <w:color w:val="000000"/>
          <w:sz w:val="24"/>
          <w:szCs w:val="24"/>
        </w:rPr>
        <w:t xml:space="preserve">4.3.1 </w:t>
      </w:r>
      <w:bookmarkEnd w:id="289"/>
      <w:bookmarkEnd w:id="290"/>
      <w:bookmarkEnd w:id="291"/>
      <w:r w:rsidR="00BF6DC7" w:rsidRPr="00BF6DC7">
        <w:rPr>
          <w:rFonts w:ascii="黑体" w:eastAsia="黑体" w:hAnsi="黑体" w:hint="eastAsia"/>
          <w:b w:val="0"/>
          <w:color w:val="000000"/>
          <w:sz w:val="24"/>
          <w:szCs w:val="24"/>
        </w:rPr>
        <w:t>B</w:t>
      </w:r>
      <w:r w:rsidR="00BF6DC7" w:rsidRPr="00BF6DC7">
        <w:rPr>
          <w:rFonts w:ascii="黑体" w:eastAsia="黑体" w:hAnsi="黑体"/>
          <w:b w:val="0"/>
          <w:color w:val="000000"/>
          <w:sz w:val="24"/>
          <w:szCs w:val="24"/>
        </w:rPr>
        <w:t>aiduMap</w:t>
      </w:r>
      <w:r w:rsidR="00BF6DC7" w:rsidRPr="00BF6DC7">
        <w:rPr>
          <w:rFonts w:ascii="黑体" w:eastAsia="黑体" w:hAnsi="黑体" w:hint="eastAsia"/>
          <w:b w:val="0"/>
          <w:color w:val="000000"/>
          <w:sz w:val="24"/>
          <w:szCs w:val="24"/>
        </w:rPr>
        <w:t>自定义折线绘制</w:t>
      </w:r>
      <w:bookmarkEnd w:id="292"/>
      <w:bookmarkEnd w:id="293"/>
    </w:p>
    <w:p w14:paraId="2F3E0B10" w14:textId="5B2AD03A" w:rsidR="006E0F42" w:rsidRDefault="00990672" w:rsidP="006E0F42">
      <w:pPr>
        <w:spacing w:before="100" w:after="50" w:line="440" w:lineRule="exact"/>
        <w:ind w:firstLine="482"/>
        <w:rPr>
          <w:rFonts w:ascii="宋体" w:hAnsi="宋体"/>
          <w:color w:val="000000"/>
          <w:sz w:val="24"/>
        </w:rPr>
      </w:pPr>
      <w:r>
        <w:rPr>
          <w:rFonts w:ascii="宋体" w:hAnsi="宋体" w:hint="eastAsia"/>
          <w:color w:val="000000"/>
          <w:sz w:val="24"/>
        </w:rPr>
        <w:t>在百度</w:t>
      </w:r>
      <w:r>
        <w:rPr>
          <w:rFonts w:ascii="宋体" w:hAnsi="宋体"/>
          <w:color w:val="000000"/>
          <w:sz w:val="24"/>
        </w:rPr>
        <w:t>地图中，</w:t>
      </w:r>
      <w:r w:rsidRPr="00990672">
        <w:rPr>
          <w:rFonts w:ascii="宋体" w:hAnsi="宋体" w:hint="eastAsia"/>
          <w:color w:val="000000"/>
          <w:sz w:val="24"/>
        </w:rPr>
        <w:t>所有叠加或覆盖到地图的内容，我们统称为地图覆盖物。如标注、矢量图形元素(包括：折线和多边形和圆)、信息窗口等。覆盖物拥有自己的地理坐标，当您拖动或缩放地图时，它们会相应的移动。</w:t>
      </w:r>
    </w:p>
    <w:p w14:paraId="14833955" w14:textId="3CA1F231" w:rsidR="00990672" w:rsidRPr="00990672" w:rsidRDefault="00990672" w:rsidP="006E0F42">
      <w:pPr>
        <w:spacing w:before="100" w:after="50" w:line="440" w:lineRule="exact"/>
        <w:ind w:firstLine="482"/>
        <w:rPr>
          <w:rFonts w:ascii="宋体" w:hAnsi="宋体"/>
          <w:color w:val="000000"/>
          <w:sz w:val="24"/>
        </w:rPr>
      </w:pPr>
      <w:r w:rsidRPr="00990672">
        <w:rPr>
          <w:rFonts w:ascii="宋体" w:hAnsi="宋体" w:hint="eastAsia"/>
          <w:color w:val="000000"/>
          <w:sz w:val="24"/>
        </w:rPr>
        <w:t>Polyline表示地图上的折线覆盖物。它包含一组点，并将这些点连接起来形成折线。</w:t>
      </w:r>
    </w:p>
    <w:p w14:paraId="17E2AED7" w14:textId="77777777" w:rsidR="00990672" w:rsidRPr="00990672" w:rsidRDefault="00990672" w:rsidP="00990672">
      <w:pPr>
        <w:widowControl/>
        <w:shd w:val="clear" w:color="auto" w:fill="FFFFFF"/>
        <w:spacing w:before="90" w:after="90" w:line="300" w:lineRule="atLeast"/>
        <w:jc w:val="left"/>
        <w:rPr>
          <w:rFonts w:ascii="宋体" w:hAnsi="宋体"/>
          <w:color w:val="000000"/>
          <w:sz w:val="24"/>
        </w:rPr>
      </w:pPr>
      <w:r w:rsidRPr="00990672">
        <w:rPr>
          <w:rFonts w:ascii="宋体" w:hAnsi="宋体" w:hint="eastAsia"/>
          <w:color w:val="000000"/>
          <w:sz w:val="24"/>
        </w:rPr>
        <w:t>折线在地图上绘制为一系列直线段。可以自定义这些线段的颜色、粗细和透明度。颜色可以是十六进制数字形式（比如：#ff0000）或者是颜色关键字（比如：red）。</w:t>
      </w:r>
    </w:p>
    <w:p w14:paraId="6E5A367C" w14:textId="77777777" w:rsidR="00990672" w:rsidRPr="00990672" w:rsidRDefault="00990672" w:rsidP="00990672">
      <w:pPr>
        <w:widowControl/>
        <w:shd w:val="clear" w:color="auto" w:fill="FFFFFF"/>
        <w:spacing w:before="90" w:after="90" w:line="300" w:lineRule="atLeast"/>
        <w:jc w:val="left"/>
        <w:rPr>
          <w:rFonts w:ascii="宋体" w:hAnsi="宋体"/>
          <w:color w:val="000000"/>
          <w:sz w:val="24"/>
        </w:rPr>
      </w:pPr>
      <w:r w:rsidRPr="00990672">
        <w:rPr>
          <w:rFonts w:ascii="宋体" w:hAnsi="宋体" w:hint="eastAsia"/>
          <w:color w:val="000000"/>
          <w:sz w:val="24"/>
        </w:rPr>
        <w:t>Polyline的绘制需要浏览器支持矢量绘制功能。在Internet Explorer中，地图使用VML绘制折线；在其他浏览器中使用SVG或者Canvas</w:t>
      </w:r>
    </w:p>
    <w:p w14:paraId="15E91EB9" w14:textId="77777777" w:rsidR="00990672" w:rsidRPr="00990672" w:rsidRDefault="00990672" w:rsidP="00990672">
      <w:pPr>
        <w:widowControl/>
        <w:shd w:val="clear" w:color="auto" w:fill="FFFFFF"/>
        <w:spacing w:before="90" w:after="90" w:line="300" w:lineRule="atLeast"/>
        <w:jc w:val="left"/>
        <w:rPr>
          <w:rFonts w:ascii="宋体" w:hAnsi="宋体"/>
          <w:color w:val="000000"/>
          <w:sz w:val="24"/>
        </w:rPr>
      </w:pPr>
      <w:r w:rsidRPr="00990672">
        <w:rPr>
          <w:rFonts w:ascii="宋体" w:hAnsi="宋体" w:hint="eastAsia"/>
          <w:color w:val="000000"/>
          <w:sz w:val="24"/>
        </w:rPr>
        <w:t>以下代码段会在两点之间创建6像素宽的蓝色折线：</w:t>
      </w:r>
    </w:p>
    <w:tbl>
      <w:tblPr>
        <w:tblStyle w:val="afff"/>
        <w:tblW w:w="0" w:type="auto"/>
        <w:tblLook w:val="04A0" w:firstRow="1" w:lastRow="0" w:firstColumn="1" w:lastColumn="0" w:noHBand="0" w:noVBand="1"/>
      </w:tblPr>
      <w:tblGrid>
        <w:gridCol w:w="9003"/>
      </w:tblGrid>
      <w:tr w:rsidR="00990672" w14:paraId="58E0EA28" w14:textId="77777777" w:rsidTr="00990672">
        <w:tc>
          <w:tcPr>
            <w:tcW w:w="9003" w:type="dxa"/>
          </w:tcPr>
          <w:p w14:paraId="6D5AB8F2" w14:textId="77777777" w:rsidR="00990672" w:rsidRPr="00990672" w:rsidRDefault="00990672" w:rsidP="00990672">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8" w:lineRule="atLeast"/>
              <w:jc w:val="left"/>
              <w:textAlignment w:val="top"/>
              <w:rPr>
                <w:rFonts w:ascii="Courier New" w:hAnsi="Courier New" w:cs="Courier New"/>
                <w:color w:val="0A8021"/>
                <w:szCs w:val="21"/>
              </w:rPr>
            </w:pPr>
            <w:r w:rsidRPr="00990672">
              <w:rPr>
                <w:rFonts w:ascii="Courier New" w:hAnsi="Courier New" w:cs="Courier New"/>
                <w:b/>
                <w:bCs/>
                <w:color w:val="003366"/>
                <w:szCs w:val="21"/>
              </w:rPr>
              <w:t>var</w:t>
            </w:r>
            <w:r w:rsidRPr="00990672">
              <w:rPr>
                <w:rFonts w:ascii="Courier New" w:hAnsi="Courier New" w:cs="Courier New"/>
                <w:color w:val="0A8021"/>
                <w:szCs w:val="21"/>
              </w:rPr>
              <w:t xml:space="preserve"> polyline </w:t>
            </w:r>
            <w:r w:rsidRPr="00990672">
              <w:rPr>
                <w:rFonts w:ascii="Courier New" w:hAnsi="Courier New" w:cs="Courier New"/>
                <w:color w:val="339933"/>
                <w:szCs w:val="21"/>
              </w:rPr>
              <w:t>=</w:t>
            </w:r>
            <w:r w:rsidRPr="00990672">
              <w:rPr>
                <w:rFonts w:ascii="Courier New" w:hAnsi="Courier New" w:cs="Courier New"/>
                <w:color w:val="0A8021"/>
                <w:szCs w:val="21"/>
              </w:rPr>
              <w:t xml:space="preserve"> </w:t>
            </w:r>
            <w:r w:rsidRPr="00990672">
              <w:rPr>
                <w:rFonts w:ascii="Courier New" w:hAnsi="Courier New" w:cs="Courier New"/>
                <w:b/>
                <w:bCs/>
                <w:color w:val="003366"/>
                <w:szCs w:val="21"/>
              </w:rPr>
              <w:t>new</w:t>
            </w:r>
            <w:r w:rsidRPr="00990672">
              <w:rPr>
                <w:rFonts w:ascii="Courier New" w:hAnsi="Courier New" w:cs="Courier New"/>
                <w:color w:val="0A8021"/>
                <w:szCs w:val="21"/>
              </w:rPr>
              <w:t xml:space="preserve"> BMap.</w:t>
            </w:r>
            <w:r w:rsidRPr="00990672">
              <w:rPr>
                <w:rFonts w:ascii="Courier New" w:hAnsi="Courier New" w:cs="Courier New"/>
                <w:color w:val="660066"/>
                <w:szCs w:val="21"/>
              </w:rPr>
              <w:t>Polyline</w:t>
            </w:r>
            <w:r w:rsidRPr="00990672">
              <w:rPr>
                <w:rFonts w:ascii="Courier New" w:hAnsi="Courier New" w:cs="Courier New"/>
                <w:color w:val="009900"/>
                <w:szCs w:val="21"/>
              </w:rPr>
              <w:t>([</w:t>
            </w:r>
            <w:r w:rsidRPr="00990672">
              <w:rPr>
                <w:rFonts w:ascii="Courier New" w:hAnsi="Courier New" w:cs="Courier New"/>
                <w:color w:val="0A8021"/>
                <w:szCs w:val="21"/>
              </w:rPr>
              <w:t xml:space="preserve">    </w:t>
            </w:r>
          </w:p>
          <w:p w14:paraId="4C761F1D" w14:textId="77777777" w:rsidR="00990672" w:rsidRPr="00990672" w:rsidRDefault="00990672" w:rsidP="00990672">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8" w:lineRule="atLeast"/>
              <w:jc w:val="left"/>
              <w:textAlignment w:val="top"/>
              <w:rPr>
                <w:rFonts w:ascii="Courier New" w:hAnsi="Courier New" w:cs="Courier New"/>
                <w:color w:val="0A8021"/>
                <w:szCs w:val="21"/>
              </w:rPr>
            </w:pPr>
            <w:r w:rsidRPr="00990672">
              <w:rPr>
                <w:rFonts w:ascii="Courier New" w:hAnsi="Courier New" w:cs="Courier New"/>
                <w:color w:val="0A8021"/>
                <w:szCs w:val="21"/>
              </w:rPr>
              <w:t xml:space="preserve">   </w:t>
            </w:r>
            <w:r w:rsidRPr="00990672">
              <w:rPr>
                <w:rFonts w:ascii="Courier New" w:hAnsi="Courier New" w:cs="Courier New"/>
                <w:b/>
                <w:bCs/>
                <w:color w:val="003366"/>
                <w:szCs w:val="21"/>
              </w:rPr>
              <w:t>new</w:t>
            </w:r>
            <w:r w:rsidRPr="00990672">
              <w:rPr>
                <w:rFonts w:ascii="Courier New" w:hAnsi="Courier New" w:cs="Courier New"/>
                <w:color w:val="0A8021"/>
                <w:szCs w:val="21"/>
              </w:rPr>
              <w:t xml:space="preserve"> BMap.</w:t>
            </w:r>
            <w:r w:rsidRPr="00990672">
              <w:rPr>
                <w:rFonts w:ascii="Courier New" w:hAnsi="Courier New" w:cs="Courier New"/>
                <w:color w:val="660066"/>
                <w:szCs w:val="21"/>
              </w:rPr>
              <w:t>Point</w:t>
            </w:r>
            <w:r w:rsidRPr="00990672">
              <w:rPr>
                <w:rFonts w:ascii="Courier New" w:hAnsi="Courier New" w:cs="Courier New"/>
                <w:color w:val="009900"/>
                <w:szCs w:val="21"/>
              </w:rPr>
              <w:t>(</w:t>
            </w:r>
            <w:r w:rsidRPr="00990672">
              <w:rPr>
                <w:rFonts w:ascii="Courier New" w:hAnsi="Courier New" w:cs="Courier New"/>
                <w:color w:val="CC0000"/>
                <w:szCs w:val="21"/>
              </w:rPr>
              <w:t>116.399</w:t>
            </w:r>
            <w:r w:rsidRPr="00990672">
              <w:rPr>
                <w:rFonts w:ascii="Courier New" w:hAnsi="Courier New" w:cs="Courier New"/>
                <w:color w:val="339933"/>
                <w:szCs w:val="21"/>
              </w:rPr>
              <w:t>,</w:t>
            </w:r>
            <w:r w:rsidRPr="00990672">
              <w:rPr>
                <w:rFonts w:ascii="Courier New" w:hAnsi="Courier New" w:cs="Courier New"/>
                <w:color w:val="0A8021"/>
                <w:szCs w:val="21"/>
              </w:rPr>
              <w:t xml:space="preserve"> </w:t>
            </w:r>
            <w:r w:rsidRPr="00990672">
              <w:rPr>
                <w:rFonts w:ascii="Courier New" w:hAnsi="Courier New" w:cs="Courier New"/>
                <w:color w:val="CC0000"/>
                <w:szCs w:val="21"/>
              </w:rPr>
              <w:t>39.910</w:t>
            </w:r>
            <w:r w:rsidRPr="00990672">
              <w:rPr>
                <w:rFonts w:ascii="Courier New" w:hAnsi="Courier New" w:cs="Courier New"/>
                <w:color w:val="009900"/>
                <w:szCs w:val="21"/>
              </w:rPr>
              <w:t>)</w:t>
            </w:r>
            <w:r w:rsidRPr="00990672">
              <w:rPr>
                <w:rFonts w:ascii="Courier New" w:hAnsi="Courier New" w:cs="Courier New"/>
                <w:color w:val="339933"/>
                <w:szCs w:val="21"/>
              </w:rPr>
              <w:t>,</w:t>
            </w:r>
            <w:r w:rsidRPr="00990672">
              <w:rPr>
                <w:rFonts w:ascii="Courier New" w:hAnsi="Courier New" w:cs="Courier New"/>
                <w:color w:val="0A8021"/>
                <w:szCs w:val="21"/>
              </w:rPr>
              <w:t xml:space="preserve">    </w:t>
            </w:r>
          </w:p>
          <w:p w14:paraId="6A947778" w14:textId="77777777" w:rsidR="00990672" w:rsidRPr="00990672" w:rsidRDefault="00990672" w:rsidP="00990672">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8" w:lineRule="atLeast"/>
              <w:jc w:val="left"/>
              <w:textAlignment w:val="top"/>
              <w:rPr>
                <w:rFonts w:ascii="Courier New" w:hAnsi="Courier New" w:cs="Courier New"/>
                <w:color w:val="0A8021"/>
                <w:szCs w:val="21"/>
              </w:rPr>
            </w:pPr>
            <w:r w:rsidRPr="00990672">
              <w:rPr>
                <w:rFonts w:ascii="Courier New" w:hAnsi="Courier New" w:cs="Courier New"/>
                <w:color w:val="0A8021"/>
                <w:szCs w:val="21"/>
              </w:rPr>
              <w:t xml:space="preserve">   </w:t>
            </w:r>
            <w:r w:rsidRPr="00990672">
              <w:rPr>
                <w:rFonts w:ascii="Courier New" w:hAnsi="Courier New" w:cs="Courier New"/>
                <w:b/>
                <w:bCs/>
                <w:color w:val="003366"/>
                <w:szCs w:val="21"/>
              </w:rPr>
              <w:t>new</w:t>
            </w:r>
            <w:r w:rsidRPr="00990672">
              <w:rPr>
                <w:rFonts w:ascii="Courier New" w:hAnsi="Courier New" w:cs="Courier New"/>
                <w:color w:val="0A8021"/>
                <w:szCs w:val="21"/>
              </w:rPr>
              <w:t xml:space="preserve"> BMap.</w:t>
            </w:r>
            <w:r w:rsidRPr="00990672">
              <w:rPr>
                <w:rFonts w:ascii="Courier New" w:hAnsi="Courier New" w:cs="Courier New"/>
                <w:color w:val="660066"/>
                <w:szCs w:val="21"/>
              </w:rPr>
              <w:t>Point</w:t>
            </w:r>
            <w:r w:rsidRPr="00990672">
              <w:rPr>
                <w:rFonts w:ascii="Courier New" w:hAnsi="Courier New" w:cs="Courier New"/>
                <w:color w:val="009900"/>
                <w:szCs w:val="21"/>
              </w:rPr>
              <w:t>(</w:t>
            </w:r>
            <w:r w:rsidRPr="00990672">
              <w:rPr>
                <w:rFonts w:ascii="Courier New" w:hAnsi="Courier New" w:cs="Courier New"/>
                <w:color w:val="CC0000"/>
                <w:szCs w:val="21"/>
              </w:rPr>
              <w:t>116.405</w:t>
            </w:r>
            <w:r w:rsidRPr="00990672">
              <w:rPr>
                <w:rFonts w:ascii="Courier New" w:hAnsi="Courier New" w:cs="Courier New"/>
                <w:color w:val="339933"/>
                <w:szCs w:val="21"/>
              </w:rPr>
              <w:t>,</w:t>
            </w:r>
            <w:r w:rsidRPr="00990672">
              <w:rPr>
                <w:rFonts w:ascii="Courier New" w:hAnsi="Courier New" w:cs="Courier New"/>
                <w:color w:val="0A8021"/>
                <w:szCs w:val="21"/>
              </w:rPr>
              <w:t xml:space="preserve"> </w:t>
            </w:r>
            <w:r w:rsidRPr="00990672">
              <w:rPr>
                <w:rFonts w:ascii="Courier New" w:hAnsi="Courier New" w:cs="Courier New"/>
                <w:color w:val="CC0000"/>
                <w:szCs w:val="21"/>
              </w:rPr>
              <w:t>39.920</w:t>
            </w:r>
            <w:r w:rsidRPr="00990672">
              <w:rPr>
                <w:rFonts w:ascii="Courier New" w:hAnsi="Courier New" w:cs="Courier New"/>
                <w:color w:val="009900"/>
                <w:szCs w:val="21"/>
              </w:rPr>
              <w:t>)</w:t>
            </w:r>
            <w:r w:rsidRPr="00990672">
              <w:rPr>
                <w:rFonts w:ascii="Courier New" w:hAnsi="Courier New" w:cs="Courier New"/>
                <w:color w:val="0A8021"/>
                <w:szCs w:val="21"/>
              </w:rPr>
              <w:t xml:space="preserve">    </w:t>
            </w:r>
          </w:p>
          <w:p w14:paraId="5CB831ED" w14:textId="77777777" w:rsidR="00990672" w:rsidRPr="00990672" w:rsidRDefault="00990672" w:rsidP="00990672">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8" w:lineRule="atLeast"/>
              <w:jc w:val="left"/>
              <w:textAlignment w:val="top"/>
              <w:rPr>
                <w:rFonts w:ascii="Courier New" w:hAnsi="Courier New" w:cs="Courier New"/>
                <w:color w:val="0A8021"/>
                <w:szCs w:val="21"/>
              </w:rPr>
            </w:pPr>
            <w:r w:rsidRPr="00990672">
              <w:rPr>
                <w:rFonts w:ascii="Courier New" w:hAnsi="Courier New" w:cs="Courier New"/>
                <w:color w:val="0A8021"/>
                <w:szCs w:val="21"/>
              </w:rPr>
              <w:t xml:space="preserve"> </w:t>
            </w:r>
            <w:r w:rsidRPr="00990672">
              <w:rPr>
                <w:rFonts w:ascii="Courier New" w:hAnsi="Courier New" w:cs="Courier New"/>
                <w:color w:val="009900"/>
                <w:szCs w:val="21"/>
              </w:rPr>
              <w:t>]</w:t>
            </w:r>
            <w:r w:rsidRPr="00990672">
              <w:rPr>
                <w:rFonts w:ascii="Courier New" w:hAnsi="Courier New" w:cs="Courier New"/>
                <w:color w:val="339933"/>
                <w:szCs w:val="21"/>
              </w:rPr>
              <w:t>,</w:t>
            </w:r>
            <w:r w:rsidRPr="00990672">
              <w:rPr>
                <w:rFonts w:ascii="Courier New" w:hAnsi="Courier New" w:cs="Courier New"/>
                <w:color w:val="0A8021"/>
                <w:szCs w:val="21"/>
              </w:rPr>
              <w:t xml:space="preserve">    </w:t>
            </w:r>
          </w:p>
          <w:p w14:paraId="21602A31" w14:textId="77777777" w:rsidR="00990672" w:rsidRPr="00990672" w:rsidRDefault="00990672" w:rsidP="00990672">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8" w:lineRule="atLeast"/>
              <w:jc w:val="left"/>
              <w:textAlignment w:val="top"/>
              <w:rPr>
                <w:rFonts w:ascii="Courier New" w:hAnsi="Courier New" w:cs="Courier New"/>
                <w:color w:val="0A8021"/>
                <w:szCs w:val="21"/>
              </w:rPr>
            </w:pPr>
            <w:r w:rsidRPr="00990672">
              <w:rPr>
                <w:rFonts w:ascii="Courier New" w:hAnsi="Courier New" w:cs="Courier New"/>
                <w:color w:val="0A8021"/>
                <w:szCs w:val="21"/>
              </w:rPr>
              <w:lastRenderedPageBreak/>
              <w:t xml:space="preserve"> </w:t>
            </w:r>
            <w:r w:rsidRPr="00990672">
              <w:rPr>
                <w:rFonts w:ascii="Courier New" w:hAnsi="Courier New" w:cs="Courier New"/>
                <w:color w:val="009900"/>
                <w:szCs w:val="21"/>
              </w:rPr>
              <w:t>{</w:t>
            </w:r>
            <w:r w:rsidRPr="00990672">
              <w:rPr>
                <w:rFonts w:ascii="Courier New" w:hAnsi="Courier New" w:cs="Courier New"/>
                <w:color w:val="0A8021"/>
                <w:szCs w:val="21"/>
              </w:rPr>
              <w:t>strokeColor</w:t>
            </w:r>
            <w:r w:rsidRPr="00990672">
              <w:rPr>
                <w:rFonts w:ascii="Courier New" w:hAnsi="Courier New" w:cs="Courier New"/>
                <w:color w:val="339933"/>
                <w:szCs w:val="21"/>
              </w:rPr>
              <w:t>:</w:t>
            </w:r>
            <w:r w:rsidRPr="00990672">
              <w:rPr>
                <w:rFonts w:ascii="Courier New" w:hAnsi="Courier New" w:cs="Courier New"/>
                <w:color w:val="3366CC"/>
                <w:szCs w:val="21"/>
              </w:rPr>
              <w:t>"blue"</w:t>
            </w:r>
            <w:r w:rsidRPr="00990672">
              <w:rPr>
                <w:rFonts w:ascii="Courier New" w:hAnsi="Courier New" w:cs="Courier New"/>
                <w:color w:val="339933"/>
                <w:szCs w:val="21"/>
              </w:rPr>
              <w:t>,</w:t>
            </w:r>
            <w:r w:rsidRPr="00990672">
              <w:rPr>
                <w:rFonts w:ascii="Courier New" w:hAnsi="Courier New" w:cs="Courier New"/>
                <w:color w:val="0A8021"/>
                <w:szCs w:val="21"/>
              </w:rPr>
              <w:t xml:space="preserve"> strokeWeight</w:t>
            </w:r>
            <w:r w:rsidRPr="00990672">
              <w:rPr>
                <w:rFonts w:ascii="Courier New" w:hAnsi="Courier New" w:cs="Courier New"/>
                <w:color w:val="339933"/>
                <w:szCs w:val="21"/>
              </w:rPr>
              <w:t>:</w:t>
            </w:r>
            <w:r w:rsidRPr="00990672">
              <w:rPr>
                <w:rFonts w:ascii="Courier New" w:hAnsi="Courier New" w:cs="Courier New"/>
                <w:color w:val="CC0000"/>
                <w:szCs w:val="21"/>
              </w:rPr>
              <w:t>6</w:t>
            </w:r>
            <w:r w:rsidRPr="00990672">
              <w:rPr>
                <w:rFonts w:ascii="Courier New" w:hAnsi="Courier New" w:cs="Courier New"/>
                <w:color w:val="339933"/>
                <w:szCs w:val="21"/>
              </w:rPr>
              <w:t>,</w:t>
            </w:r>
            <w:r w:rsidRPr="00990672">
              <w:rPr>
                <w:rFonts w:ascii="Courier New" w:hAnsi="Courier New" w:cs="Courier New"/>
                <w:color w:val="0A8021"/>
                <w:szCs w:val="21"/>
              </w:rPr>
              <w:t xml:space="preserve"> strokeOpacity</w:t>
            </w:r>
            <w:r w:rsidRPr="00990672">
              <w:rPr>
                <w:rFonts w:ascii="Courier New" w:hAnsi="Courier New" w:cs="Courier New"/>
                <w:color w:val="339933"/>
                <w:szCs w:val="21"/>
              </w:rPr>
              <w:t>:</w:t>
            </w:r>
            <w:r w:rsidRPr="00990672">
              <w:rPr>
                <w:rFonts w:ascii="Courier New" w:hAnsi="Courier New" w:cs="Courier New"/>
                <w:color w:val="CC0000"/>
                <w:szCs w:val="21"/>
              </w:rPr>
              <w:t>0.5</w:t>
            </w:r>
            <w:r w:rsidRPr="00990672">
              <w:rPr>
                <w:rFonts w:ascii="Courier New" w:hAnsi="Courier New" w:cs="Courier New"/>
                <w:color w:val="009900"/>
                <w:szCs w:val="21"/>
              </w:rPr>
              <w:t>}</w:t>
            </w:r>
            <w:r w:rsidRPr="00990672">
              <w:rPr>
                <w:rFonts w:ascii="Courier New" w:hAnsi="Courier New" w:cs="Courier New"/>
                <w:color w:val="0A8021"/>
                <w:szCs w:val="21"/>
              </w:rPr>
              <w:t xml:space="preserve">    </w:t>
            </w:r>
          </w:p>
          <w:p w14:paraId="013F4C28" w14:textId="77777777" w:rsidR="00990672" w:rsidRPr="00990672" w:rsidRDefault="00990672" w:rsidP="00990672">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8" w:lineRule="atLeast"/>
              <w:jc w:val="left"/>
              <w:textAlignment w:val="top"/>
              <w:rPr>
                <w:rFonts w:ascii="Courier New" w:hAnsi="Courier New" w:cs="Courier New"/>
                <w:color w:val="0A8021"/>
                <w:szCs w:val="21"/>
              </w:rPr>
            </w:pPr>
            <w:r w:rsidRPr="00990672">
              <w:rPr>
                <w:rFonts w:ascii="Courier New" w:hAnsi="Courier New" w:cs="Courier New"/>
                <w:color w:val="009900"/>
                <w:szCs w:val="21"/>
              </w:rPr>
              <w:t>)</w:t>
            </w:r>
            <w:r w:rsidRPr="00990672">
              <w:rPr>
                <w:rFonts w:ascii="Courier New" w:hAnsi="Courier New" w:cs="Courier New"/>
                <w:color w:val="339933"/>
                <w:szCs w:val="21"/>
              </w:rPr>
              <w:t>;</w:t>
            </w:r>
            <w:r w:rsidRPr="00990672">
              <w:rPr>
                <w:rFonts w:ascii="Courier New" w:hAnsi="Courier New" w:cs="Courier New"/>
                <w:color w:val="0A8021"/>
                <w:szCs w:val="21"/>
              </w:rPr>
              <w:t xml:space="preserve">    </w:t>
            </w:r>
          </w:p>
          <w:p w14:paraId="093888B3" w14:textId="216E7043" w:rsidR="00990672" w:rsidRPr="00990672" w:rsidRDefault="00990672" w:rsidP="00990672">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8" w:lineRule="atLeast"/>
              <w:jc w:val="left"/>
              <w:textAlignment w:val="top"/>
              <w:rPr>
                <w:rFonts w:ascii="Courier New" w:hAnsi="Courier New" w:cs="Courier New"/>
                <w:color w:val="0A8021"/>
                <w:szCs w:val="21"/>
              </w:rPr>
            </w:pPr>
            <w:r w:rsidRPr="00990672">
              <w:rPr>
                <w:rFonts w:ascii="Courier New" w:hAnsi="Courier New" w:cs="Courier New"/>
                <w:color w:val="0A8021"/>
                <w:szCs w:val="21"/>
              </w:rPr>
              <w:t>map.</w:t>
            </w:r>
            <w:r w:rsidRPr="00990672">
              <w:rPr>
                <w:rFonts w:ascii="Courier New" w:hAnsi="Courier New" w:cs="Courier New"/>
                <w:color w:val="660066"/>
                <w:szCs w:val="21"/>
              </w:rPr>
              <w:t>addOverlay</w:t>
            </w:r>
            <w:r w:rsidRPr="00990672">
              <w:rPr>
                <w:rFonts w:ascii="Courier New" w:hAnsi="Courier New" w:cs="Courier New"/>
                <w:color w:val="009900"/>
                <w:szCs w:val="21"/>
              </w:rPr>
              <w:t>(</w:t>
            </w:r>
            <w:r w:rsidRPr="00990672">
              <w:rPr>
                <w:rFonts w:ascii="Courier New" w:hAnsi="Courier New" w:cs="Courier New"/>
                <w:color w:val="0A8021"/>
                <w:szCs w:val="21"/>
              </w:rPr>
              <w:t>polyline</w:t>
            </w:r>
            <w:r w:rsidRPr="00990672">
              <w:rPr>
                <w:rFonts w:ascii="Courier New" w:hAnsi="Courier New" w:cs="Courier New"/>
                <w:color w:val="009900"/>
                <w:szCs w:val="21"/>
              </w:rPr>
              <w:t>)</w:t>
            </w:r>
            <w:r w:rsidRPr="00990672">
              <w:rPr>
                <w:rFonts w:ascii="Courier New" w:hAnsi="Courier New" w:cs="Courier New"/>
                <w:color w:val="339933"/>
                <w:szCs w:val="21"/>
              </w:rPr>
              <w:t>;</w:t>
            </w:r>
          </w:p>
        </w:tc>
      </w:tr>
    </w:tbl>
    <w:p w14:paraId="17CD835B" w14:textId="294C04A6" w:rsidR="006E0F42" w:rsidRPr="00F249DC" w:rsidRDefault="006E0F42" w:rsidP="006E0F42">
      <w:pPr>
        <w:pStyle w:val="3"/>
        <w:spacing w:line="416" w:lineRule="auto"/>
        <w:rPr>
          <w:rFonts w:ascii="黑体" w:eastAsia="黑体" w:hAnsi="黑体"/>
          <w:b w:val="0"/>
          <w:color w:val="000000"/>
          <w:sz w:val="24"/>
          <w:szCs w:val="24"/>
        </w:rPr>
      </w:pPr>
      <w:bookmarkStart w:id="294" w:name="_Toc326931568"/>
      <w:bookmarkStart w:id="295" w:name="_Toc356381716"/>
      <w:bookmarkStart w:id="296" w:name="_Toc356990836"/>
      <w:bookmarkStart w:id="297" w:name="_Toc420932645"/>
      <w:bookmarkStart w:id="298" w:name="_Toc420933144"/>
      <w:r w:rsidRPr="00F249DC">
        <w:rPr>
          <w:rFonts w:ascii="黑体" w:eastAsia="黑体" w:hAnsi="黑体" w:hint="eastAsia"/>
          <w:b w:val="0"/>
          <w:color w:val="000000"/>
          <w:sz w:val="24"/>
          <w:szCs w:val="24"/>
        </w:rPr>
        <w:lastRenderedPageBreak/>
        <w:t xml:space="preserve">4.3.2 </w:t>
      </w:r>
      <w:bookmarkEnd w:id="294"/>
      <w:bookmarkEnd w:id="295"/>
      <w:bookmarkEnd w:id="296"/>
      <w:r w:rsidR="00BF6DC7" w:rsidRPr="00BF6DC7">
        <w:rPr>
          <w:rFonts w:ascii="黑体" w:eastAsia="黑体" w:hAnsi="黑体" w:hint="eastAsia"/>
          <w:b w:val="0"/>
          <w:color w:val="000000"/>
          <w:sz w:val="24"/>
          <w:szCs w:val="24"/>
        </w:rPr>
        <w:t>B</w:t>
      </w:r>
      <w:r w:rsidR="00BF6DC7" w:rsidRPr="00BF6DC7">
        <w:rPr>
          <w:rFonts w:ascii="黑体" w:eastAsia="黑体" w:hAnsi="黑体"/>
          <w:b w:val="0"/>
          <w:color w:val="000000"/>
          <w:sz w:val="24"/>
          <w:szCs w:val="24"/>
        </w:rPr>
        <w:t>aiduMap</w:t>
      </w:r>
      <w:r w:rsidR="00BF6DC7" w:rsidRPr="00BF6DC7">
        <w:rPr>
          <w:rFonts w:ascii="黑体" w:eastAsia="黑体" w:hAnsi="黑体" w:hint="eastAsia"/>
          <w:b w:val="0"/>
          <w:color w:val="000000"/>
          <w:sz w:val="24"/>
          <w:szCs w:val="24"/>
        </w:rPr>
        <w:t>折线</w:t>
      </w:r>
      <w:r w:rsidR="00BF6DC7" w:rsidRPr="00BF6DC7">
        <w:rPr>
          <w:rFonts w:ascii="黑体" w:eastAsia="黑体" w:hAnsi="黑体"/>
          <w:b w:val="0"/>
          <w:color w:val="000000"/>
          <w:sz w:val="24"/>
          <w:szCs w:val="24"/>
        </w:rPr>
        <w:t>类在系统中的应用</w:t>
      </w:r>
      <w:bookmarkEnd w:id="297"/>
      <w:bookmarkEnd w:id="298"/>
    </w:p>
    <w:p w14:paraId="0319577D" w14:textId="3E524DA0" w:rsidR="006E0F42" w:rsidRPr="00F249DC" w:rsidRDefault="0056395E" w:rsidP="0056395E">
      <w:pPr>
        <w:spacing w:before="100" w:after="50" w:line="440" w:lineRule="exact"/>
        <w:ind w:firstLine="482"/>
        <w:rPr>
          <w:color w:val="000000"/>
        </w:rPr>
      </w:pPr>
      <w:r>
        <w:rPr>
          <w:rFonts w:ascii="宋体" w:hAnsi="宋体" w:hint="eastAsia"/>
          <w:color w:val="000000"/>
          <w:sz w:val="24"/>
        </w:rPr>
        <w:t>折线</w:t>
      </w:r>
      <w:r>
        <w:rPr>
          <w:rFonts w:ascii="宋体" w:hAnsi="宋体"/>
          <w:color w:val="000000"/>
          <w:sz w:val="24"/>
        </w:rPr>
        <w:t>类覆盖物在</w:t>
      </w:r>
      <w:r>
        <w:rPr>
          <w:rFonts w:ascii="宋体" w:hAnsi="宋体" w:hint="eastAsia"/>
          <w:color w:val="000000"/>
          <w:sz w:val="24"/>
        </w:rPr>
        <w:t>作战</w:t>
      </w:r>
      <w:r>
        <w:rPr>
          <w:rFonts w:ascii="宋体" w:hAnsi="宋体"/>
          <w:color w:val="000000"/>
          <w:sz w:val="24"/>
        </w:rPr>
        <w:t>指挥系统</w:t>
      </w:r>
      <w:r>
        <w:rPr>
          <w:rFonts w:ascii="宋体" w:hAnsi="宋体" w:hint="eastAsia"/>
          <w:color w:val="000000"/>
          <w:sz w:val="24"/>
        </w:rPr>
        <w:t>中</w:t>
      </w:r>
      <w:r>
        <w:rPr>
          <w:rFonts w:ascii="宋体" w:hAnsi="宋体"/>
          <w:color w:val="000000"/>
          <w:sz w:val="24"/>
        </w:rPr>
        <w:t>的应用主要是用于</w:t>
      </w:r>
      <w:r>
        <w:rPr>
          <w:rFonts w:ascii="宋体" w:hAnsi="宋体" w:hint="eastAsia"/>
          <w:color w:val="000000"/>
          <w:sz w:val="24"/>
        </w:rPr>
        <w:t>显示对象</w:t>
      </w:r>
      <w:r>
        <w:rPr>
          <w:rFonts w:ascii="宋体" w:hAnsi="宋体"/>
          <w:color w:val="000000"/>
          <w:sz w:val="24"/>
        </w:rPr>
        <w:t>的运动轨迹</w:t>
      </w:r>
      <w:r>
        <w:rPr>
          <w:rFonts w:ascii="宋体" w:hAnsi="宋体" w:hint="eastAsia"/>
          <w:color w:val="000000"/>
          <w:sz w:val="24"/>
        </w:rPr>
        <w:t>，</w:t>
      </w:r>
      <w:r>
        <w:rPr>
          <w:rFonts w:ascii="宋体" w:hAnsi="宋体"/>
          <w:color w:val="000000"/>
          <w:sz w:val="24"/>
        </w:rPr>
        <w:t>具体实现方法是将每个对象</w:t>
      </w:r>
      <w:r>
        <w:rPr>
          <w:rFonts w:ascii="宋体" w:hAnsi="宋体" w:hint="eastAsia"/>
          <w:color w:val="000000"/>
          <w:sz w:val="24"/>
        </w:rPr>
        <w:t>对应</w:t>
      </w:r>
      <w:r>
        <w:rPr>
          <w:rFonts w:ascii="宋体" w:hAnsi="宋体"/>
          <w:color w:val="000000"/>
          <w:sz w:val="24"/>
        </w:rPr>
        <w:t>的</w:t>
      </w:r>
      <w:r>
        <w:rPr>
          <w:rFonts w:ascii="宋体" w:hAnsi="宋体" w:hint="eastAsia"/>
          <w:color w:val="000000"/>
          <w:sz w:val="24"/>
        </w:rPr>
        <w:t>许多个</w:t>
      </w:r>
      <w:r>
        <w:rPr>
          <w:rFonts w:ascii="宋体" w:hAnsi="宋体"/>
          <w:color w:val="000000"/>
          <w:sz w:val="24"/>
        </w:rPr>
        <w:t>标注点</w:t>
      </w:r>
      <w:r>
        <w:rPr>
          <w:rFonts w:ascii="宋体" w:hAnsi="宋体" w:hint="eastAsia"/>
          <w:color w:val="000000"/>
          <w:sz w:val="24"/>
        </w:rPr>
        <w:t>连接</w:t>
      </w:r>
      <w:r>
        <w:rPr>
          <w:rFonts w:ascii="宋体" w:hAnsi="宋体"/>
          <w:color w:val="000000"/>
          <w:sz w:val="24"/>
        </w:rPr>
        <w:t>起来，</w:t>
      </w:r>
      <w:r>
        <w:rPr>
          <w:rFonts w:ascii="宋体" w:hAnsi="宋体" w:hint="eastAsia"/>
          <w:color w:val="000000"/>
          <w:sz w:val="24"/>
        </w:rPr>
        <w:t>就</w:t>
      </w:r>
      <w:r>
        <w:rPr>
          <w:rFonts w:ascii="宋体" w:hAnsi="宋体"/>
          <w:color w:val="000000"/>
          <w:sz w:val="24"/>
        </w:rPr>
        <w:t>形成了运动轨迹。</w:t>
      </w:r>
    </w:p>
    <w:p w14:paraId="36724109" w14:textId="645B1318" w:rsidR="006E0F42" w:rsidRPr="00F249DC" w:rsidRDefault="006E0F42" w:rsidP="006E0F42">
      <w:pPr>
        <w:rPr>
          <w:color w:val="000000"/>
        </w:rPr>
      </w:pPr>
    </w:p>
    <w:p w14:paraId="221C03C1" w14:textId="659A8008" w:rsidR="006E0F42" w:rsidRPr="00F249DC" w:rsidRDefault="006E0F42" w:rsidP="006E0F42">
      <w:pPr>
        <w:pStyle w:val="2"/>
        <w:rPr>
          <w:rFonts w:ascii="黑体" w:eastAsia="黑体" w:hAnsi="黑体"/>
          <w:b w:val="0"/>
          <w:color w:val="000000"/>
          <w:sz w:val="28"/>
          <w:szCs w:val="28"/>
        </w:rPr>
      </w:pPr>
      <w:bookmarkStart w:id="299" w:name="_Toc326931571"/>
      <w:bookmarkStart w:id="300" w:name="_Toc356381718"/>
      <w:bookmarkStart w:id="301" w:name="_Toc356990838"/>
      <w:bookmarkStart w:id="302" w:name="_Toc420932646"/>
      <w:bookmarkStart w:id="303" w:name="_Toc420933145"/>
      <w:r w:rsidRPr="00F249DC">
        <w:rPr>
          <w:rFonts w:ascii="黑体" w:eastAsia="黑体" w:hAnsi="黑体" w:hint="eastAsia"/>
          <w:b w:val="0"/>
          <w:color w:val="000000"/>
          <w:sz w:val="28"/>
          <w:szCs w:val="28"/>
        </w:rPr>
        <w:t>4.4</w:t>
      </w:r>
      <w:r w:rsidR="00BF6DC7" w:rsidRPr="00BF6DC7">
        <w:rPr>
          <w:rFonts w:ascii="黑体" w:eastAsia="黑体" w:hAnsi="黑体" w:hint="eastAsia"/>
          <w:b w:val="0"/>
          <w:color w:val="000000"/>
          <w:sz w:val="28"/>
          <w:szCs w:val="28"/>
        </w:rPr>
        <w:t>地图矩形区域</w:t>
      </w:r>
      <w:r w:rsidR="00BF6DC7" w:rsidRPr="00BF6DC7">
        <w:rPr>
          <w:rFonts w:ascii="黑体" w:eastAsia="黑体" w:hAnsi="黑体"/>
          <w:b w:val="0"/>
          <w:color w:val="000000"/>
          <w:sz w:val="28"/>
          <w:szCs w:val="28"/>
        </w:rPr>
        <w:t>绘制</w:t>
      </w:r>
      <w:r w:rsidR="00BF6DC7" w:rsidRPr="00BF6DC7">
        <w:rPr>
          <w:rFonts w:ascii="黑体" w:eastAsia="黑体" w:hAnsi="黑体" w:hint="eastAsia"/>
          <w:b w:val="0"/>
          <w:color w:val="000000"/>
          <w:sz w:val="28"/>
          <w:szCs w:val="28"/>
        </w:rPr>
        <w:t>功能实现</w:t>
      </w:r>
      <w:bookmarkEnd w:id="299"/>
      <w:bookmarkEnd w:id="300"/>
      <w:bookmarkEnd w:id="301"/>
      <w:bookmarkEnd w:id="302"/>
      <w:bookmarkEnd w:id="303"/>
    </w:p>
    <w:p w14:paraId="27C8BE4F" w14:textId="15705CFE" w:rsidR="006E0F42" w:rsidRPr="00F249DC" w:rsidRDefault="006E0F42" w:rsidP="006E0F42">
      <w:pPr>
        <w:pStyle w:val="3"/>
        <w:spacing w:line="416" w:lineRule="auto"/>
        <w:rPr>
          <w:rFonts w:ascii="黑体" w:eastAsia="黑体" w:hAnsi="黑体"/>
          <w:b w:val="0"/>
          <w:color w:val="000000"/>
          <w:sz w:val="24"/>
          <w:szCs w:val="24"/>
        </w:rPr>
      </w:pPr>
      <w:bookmarkStart w:id="304" w:name="_Toc326931572"/>
      <w:bookmarkStart w:id="305" w:name="_Toc356381719"/>
      <w:bookmarkStart w:id="306" w:name="_Toc356990839"/>
      <w:bookmarkStart w:id="307" w:name="_Toc420932647"/>
      <w:bookmarkStart w:id="308" w:name="_Toc420933146"/>
      <w:r w:rsidRPr="00F249DC">
        <w:rPr>
          <w:rFonts w:ascii="黑体" w:eastAsia="黑体" w:hAnsi="黑体" w:hint="eastAsia"/>
          <w:b w:val="0"/>
          <w:color w:val="000000"/>
          <w:sz w:val="24"/>
          <w:szCs w:val="24"/>
        </w:rPr>
        <w:t xml:space="preserve">4.4.1 </w:t>
      </w:r>
      <w:bookmarkEnd w:id="304"/>
      <w:bookmarkEnd w:id="305"/>
      <w:bookmarkEnd w:id="306"/>
      <w:r w:rsidR="00BF6DC7" w:rsidRPr="00BF6DC7">
        <w:rPr>
          <w:rFonts w:ascii="黑体" w:eastAsia="黑体" w:hAnsi="黑体" w:hint="eastAsia"/>
          <w:b w:val="0"/>
          <w:color w:val="000000"/>
          <w:sz w:val="24"/>
          <w:szCs w:val="24"/>
        </w:rPr>
        <w:t>BaiduMap多边形</w:t>
      </w:r>
      <w:r w:rsidR="00BF6DC7" w:rsidRPr="00BF6DC7">
        <w:rPr>
          <w:rFonts w:ascii="黑体" w:eastAsia="黑体" w:hAnsi="黑体"/>
          <w:b w:val="0"/>
          <w:color w:val="000000"/>
          <w:sz w:val="24"/>
          <w:szCs w:val="24"/>
        </w:rPr>
        <w:t>覆盖物绘制</w:t>
      </w:r>
      <w:bookmarkEnd w:id="307"/>
      <w:bookmarkEnd w:id="308"/>
    </w:p>
    <w:p w14:paraId="4DBEC7FB" w14:textId="33CD4C26" w:rsidR="006E0F42" w:rsidRDefault="0056395E" w:rsidP="0056395E">
      <w:pPr>
        <w:spacing w:before="100" w:after="50" w:line="440" w:lineRule="exact"/>
        <w:ind w:firstLine="482"/>
        <w:rPr>
          <w:rFonts w:ascii="宋体" w:hAnsi="宋体"/>
          <w:color w:val="000000"/>
          <w:sz w:val="24"/>
        </w:rPr>
      </w:pPr>
      <w:r w:rsidRPr="0056395E">
        <w:rPr>
          <w:rFonts w:ascii="宋体" w:hAnsi="宋体" w:hint="eastAsia"/>
          <w:color w:val="000000"/>
          <w:sz w:val="24"/>
        </w:rPr>
        <w:t>Polygon</w:t>
      </w:r>
      <w:r w:rsidR="009F7678">
        <w:rPr>
          <w:rFonts w:ascii="宋体" w:hAnsi="宋体" w:hint="eastAsia"/>
          <w:color w:val="000000"/>
          <w:sz w:val="24"/>
        </w:rPr>
        <w:t>：表示地图上的多边形。多边形类似于闭合的折线，另外</w:t>
      </w:r>
      <w:r w:rsidRPr="0056395E">
        <w:rPr>
          <w:rFonts w:ascii="宋体" w:hAnsi="宋体" w:hint="eastAsia"/>
          <w:color w:val="000000"/>
          <w:sz w:val="24"/>
        </w:rPr>
        <w:t>也可以为其添加填充颜色</w:t>
      </w:r>
      <w:r w:rsidR="009F7678">
        <w:rPr>
          <w:rFonts w:ascii="宋体" w:hAnsi="宋体" w:hint="eastAsia"/>
          <w:color w:val="000000"/>
          <w:sz w:val="24"/>
        </w:rPr>
        <w:t>、边线</w:t>
      </w:r>
      <w:r w:rsidR="009F7678">
        <w:rPr>
          <w:rFonts w:ascii="宋体" w:hAnsi="宋体"/>
          <w:color w:val="000000"/>
          <w:sz w:val="24"/>
        </w:rPr>
        <w:t>颜色</w:t>
      </w:r>
      <w:r w:rsidR="009F7678">
        <w:rPr>
          <w:rFonts w:ascii="宋体" w:hAnsi="宋体" w:hint="eastAsia"/>
          <w:color w:val="000000"/>
          <w:sz w:val="24"/>
        </w:rPr>
        <w:t>、边线</w:t>
      </w:r>
      <w:r w:rsidR="009F7678">
        <w:rPr>
          <w:rFonts w:ascii="宋体" w:hAnsi="宋体"/>
          <w:color w:val="000000"/>
          <w:sz w:val="24"/>
        </w:rPr>
        <w:t>宽度</w:t>
      </w:r>
      <w:r w:rsidR="009F7678">
        <w:rPr>
          <w:rFonts w:ascii="宋体" w:hAnsi="宋体" w:hint="eastAsia"/>
          <w:color w:val="000000"/>
          <w:sz w:val="24"/>
        </w:rPr>
        <w:t>、边线</w:t>
      </w:r>
      <w:r w:rsidR="009F7678">
        <w:rPr>
          <w:rFonts w:ascii="宋体" w:hAnsi="宋体"/>
          <w:color w:val="000000"/>
          <w:sz w:val="24"/>
        </w:rPr>
        <w:t>样式、填充透明度等等</w:t>
      </w:r>
      <w:r w:rsidR="009F7678">
        <w:rPr>
          <w:rFonts w:ascii="宋体" w:hAnsi="宋体" w:hint="eastAsia"/>
          <w:color w:val="000000"/>
          <w:sz w:val="24"/>
        </w:rPr>
        <w:t>，如下</w:t>
      </w:r>
      <w:r w:rsidR="009F7678">
        <w:rPr>
          <w:rFonts w:ascii="宋体" w:hAnsi="宋体"/>
          <w:color w:val="000000"/>
          <w:sz w:val="24"/>
        </w:rPr>
        <w:t>代码可以创建一个简易的</w:t>
      </w:r>
      <w:r w:rsidR="009F7678">
        <w:rPr>
          <w:rFonts w:ascii="宋体" w:hAnsi="宋体" w:hint="eastAsia"/>
          <w:color w:val="000000"/>
          <w:sz w:val="24"/>
        </w:rPr>
        <w:t>多边形：</w:t>
      </w:r>
    </w:p>
    <w:tbl>
      <w:tblPr>
        <w:tblStyle w:val="afff"/>
        <w:tblW w:w="0" w:type="auto"/>
        <w:tblLook w:val="04A0" w:firstRow="1" w:lastRow="0" w:firstColumn="1" w:lastColumn="0" w:noHBand="0" w:noVBand="1"/>
      </w:tblPr>
      <w:tblGrid>
        <w:gridCol w:w="9003"/>
      </w:tblGrid>
      <w:tr w:rsidR="009F7678" w14:paraId="2DA2A642" w14:textId="77777777" w:rsidTr="009F7678">
        <w:tc>
          <w:tcPr>
            <w:tcW w:w="9003" w:type="dxa"/>
          </w:tcPr>
          <w:p w14:paraId="4535C840" w14:textId="77777777" w:rsidR="009F7678" w:rsidRPr="009F7678" w:rsidRDefault="009F7678" w:rsidP="009F7678">
            <w:pPr>
              <w:spacing w:before="100" w:after="50" w:line="440" w:lineRule="exact"/>
              <w:rPr>
                <w:rFonts w:ascii="宋体" w:hAnsi="宋体"/>
                <w:color w:val="000000"/>
                <w:sz w:val="24"/>
              </w:rPr>
            </w:pPr>
            <w:r w:rsidRPr="009F7678">
              <w:rPr>
                <w:rFonts w:ascii="宋体" w:hAnsi="宋体"/>
                <w:color w:val="000000"/>
                <w:sz w:val="24"/>
              </w:rPr>
              <w:t>var polygon = new BMap.Polygon([</w:t>
            </w:r>
          </w:p>
          <w:p w14:paraId="3B5022AE" w14:textId="77777777" w:rsidR="009F7678" w:rsidRPr="009F7678" w:rsidRDefault="009F7678" w:rsidP="009F7678">
            <w:pPr>
              <w:spacing w:before="100" w:after="50" w:line="440" w:lineRule="exact"/>
              <w:rPr>
                <w:rFonts w:ascii="宋体" w:hAnsi="宋体"/>
                <w:color w:val="000000"/>
                <w:sz w:val="24"/>
              </w:rPr>
            </w:pPr>
            <w:r w:rsidRPr="009F7678">
              <w:rPr>
                <w:rFonts w:ascii="宋体" w:hAnsi="宋体"/>
                <w:color w:val="000000"/>
                <w:sz w:val="24"/>
              </w:rPr>
              <w:tab/>
            </w:r>
            <w:r w:rsidRPr="009F7678">
              <w:rPr>
                <w:rFonts w:ascii="宋体" w:hAnsi="宋体"/>
                <w:color w:val="000000"/>
                <w:sz w:val="24"/>
              </w:rPr>
              <w:tab/>
              <w:t>new BMap.Point(116.387112,39.920977),</w:t>
            </w:r>
          </w:p>
          <w:p w14:paraId="0C4F487A" w14:textId="77777777" w:rsidR="009F7678" w:rsidRPr="009F7678" w:rsidRDefault="009F7678" w:rsidP="009F7678">
            <w:pPr>
              <w:spacing w:before="100" w:after="50" w:line="440" w:lineRule="exact"/>
              <w:rPr>
                <w:rFonts w:ascii="宋体" w:hAnsi="宋体"/>
                <w:color w:val="000000"/>
                <w:sz w:val="24"/>
              </w:rPr>
            </w:pPr>
            <w:r w:rsidRPr="009F7678">
              <w:rPr>
                <w:rFonts w:ascii="宋体" w:hAnsi="宋体"/>
                <w:color w:val="000000"/>
                <w:sz w:val="24"/>
              </w:rPr>
              <w:tab/>
            </w:r>
            <w:r w:rsidRPr="009F7678">
              <w:rPr>
                <w:rFonts w:ascii="宋体" w:hAnsi="宋体"/>
                <w:color w:val="000000"/>
                <w:sz w:val="24"/>
              </w:rPr>
              <w:tab/>
              <w:t>new BMap.Point(116.385243,39.913063),</w:t>
            </w:r>
          </w:p>
          <w:p w14:paraId="589C2CF0" w14:textId="77777777" w:rsidR="009F7678" w:rsidRPr="009F7678" w:rsidRDefault="009F7678" w:rsidP="009F7678">
            <w:pPr>
              <w:spacing w:before="100" w:after="50" w:line="440" w:lineRule="exact"/>
              <w:rPr>
                <w:rFonts w:ascii="宋体" w:hAnsi="宋体"/>
                <w:color w:val="000000"/>
                <w:sz w:val="24"/>
              </w:rPr>
            </w:pPr>
            <w:r w:rsidRPr="009F7678">
              <w:rPr>
                <w:rFonts w:ascii="宋体" w:hAnsi="宋体"/>
                <w:color w:val="000000"/>
                <w:sz w:val="24"/>
              </w:rPr>
              <w:tab/>
            </w:r>
            <w:r w:rsidRPr="009F7678">
              <w:rPr>
                <w:rFonts w:ascii="宋体" w:hAnsi="宋体"/>
                <w:color w:val="000000"/>
                <w:sz w:val="24"/>
              </w:rPr>
              <w:tab/>
              <w:t>new BMap.Point(116.394226,39.917988),</w:t>
            </w:r>
          </w:p>
          <w:p w14:paraId="7A74CB00" w14:textId="77777777" w:rsidR="009F7678" w:rsidRPr="009F7678" w:rsidRDefault="009F7678" w:rsidP="009F7678">
            <w:pPr>
              <w:spacing w:before="100" w:after="50" w:line="440" w:lineRule="exact"/>
              <w:rPr>
                <w:rFonts w:ascii="宋体" w:hAnsi="宋体"/>
                <w:color w:val="000000"/>
                <w:sz w:val="24"/>
              </w:rPr>
            </w:pPr>
            <w:r w:rsidRPr="009F7678">
              <w:rPr>
                <w:rFonts w:ascii="宋体" w:hAnsi="宋体"/>
                <w:color w:val="000000"/>
                <w:sz w:val="24"/>
              </w:rPr>
              <w:tab/>
            </w:r>
            <w:r w:rsidRPr="009F7678">
              <w:rPr>
                <w:rFonts w:ascii="宋体" w:hAnsi="宋体"/>
                <w:color w:val="000000"/>
                <w:sz w:val="24"/>
              </w:rPr>
              <w:tab/>
              <w:t>new BMap.Point(116.401772,39.921364),</w:t>
            </w:r>
          </w:p>
          <w:p w14:paraId="6D9CBAB4" w14:textId="77777777" w:rsidR="009F7678" w:rsidRPr="009F7678" w:rsidRDefault="009F7678" w:rsidP="009F7678">
            <w:pPr>
              <w:spacing w:before="100" w:after="50" w:line="440" w:lineRule="exact"/>
              <w:rPr>
                <w:rFonts w:ascii="宋体" w:hAnsi="宋体"/>
                <w:color w:val="000000"/>
                <w:sz w:val="24"/>
              </w:rPr>
            </w:pPr>
            <w:r w:rsidRPr="009F7678">
              <w:rPr>
                <w:rFonts w:ascii="宋体" w:hAnsi="宋体"/>
                <w:color w:val="000000"/>
                <w:sz w:val="24"/>
              </w:rPr>
              <w:tab/>
            </w:r>
            <w:r w:rsidRPr="009F7678">
              <w:rPr>
                <w:rFonts w:ascii="宋体" w:hAnsi="宋体"/>
                <w:color w:val="000000"/>
                <w:sz w:val="24"/>
              </w:rPr>
              <w:tab/>
              <w:t>new BMap.Point(116.41248,39.927893)</w:t>
            </w:r>
          </w:p>
          <w:p w14:paraId="30B38766" w14:textId="77777777" w:rsidR="009F7678" w:rsidRPr="009F7678" w:rsidRDefault="009F7678" w:rsidP="009F7678">
            <w:pPr>
              <w:spacing w:before="100" w:after="50" w:line="440" w:lineRule="exact"/>
              <w:rPr>
                <w:rFonts w:ascii="宋体" w:hAnsi="宋体"/>
                <w:color w:val="000000"/>
                <w:sz w:val="24"/>
              </w:rPr>
            </w:pPr>
            <w:r w:rsidRPr="009F7678">
              <w:rPr>
                <w:rFonts w:ascii="宋体" w:hAnsi="宋体" w:hint="eastAsia"/>
                <w:color w:val="000000"/>
                <w:sz w:val="24"/>
              </w:rPr>
              <w:tab/>
              <w:t>], {strokeColor:"blue", strokeWeight:2, strokeOpacity:0.5});  //创建多边形</w:t>
            </w:r>
          </w:p>
          <w:p w14:paraId="66999980" w14:textId="725E1F34" w:rsidR="009F7678" w:rsidRDefault="009F7678" w:rsidP="009F7678">
            <w:pPr>
              <w:spacing w:before="100" w:after="50" w:line="440" w:lineRule="exact"/>
              <w:rPr>
                <w:rFonts w:ascii="宋体" w:hAnsi="宋体"/>
                <w:color w:val="000000"/>
                <w:sz w:val="24"/>
              </w:rPr>
            </w:pPr>
            <w:r w:rsidRPr="009F7678">
              <w:rPr>
                <w:rFonts w:ascii="宋体" w:hAnsi="宋体" w:hint="eastAsia"/>
                <w:color w:val="000000"/>
                <w:sz w:val="24"/>
              </w:rPr>
              <w:tab/>
              <w:t>map.addOverlay(polygon);   //增加多边形</w:t>
            </w:r>
          </w:p>
        </w:tc>
      </w:tr>
    </w:tbl>
    <w:p w14:paraId="65EF2671" w14:textId="77777777" w:rsidR="009F7678" w:rsidRPr="009F7678" w:rsidRDefault="009F7678" w:rsidP="0056395E">
      <w:pPr>
        <w:spacing w:before="100" w:after="50" w:line="440" w:lineRule="exact"/>
        <w:ind w:firstLine="482"/>
        <w:rPr>
          <w:rFonts w:ascii="宋体" w:hAnsi="宋体"/>
          <w:color w:val="000000"/>
          <w:sz w:val="24"/>
        </w:rPr>
      </w:pPr>
    </w:p>
    <w:p w14:paraId="453D9802" w14:textId="77777777" w:rsidR="009F7678" w:rsidRPr="0056395E" w:rsidRDefault="009F7678" w:rsidP="0056395E">
      <w:pPr>
        <w:spacing w:before="100" w:after="50" w:line="440" w:lineRule="exact"/>
        <w:ind w:firstLine="482"/>
        <w:rPr>
          <w:rFonts w:ascii="宋体" w:hAnsi="宋体"/>
          <w:color w:val="000000"/>
          <w:sz w:val="24"/>
        </w:rPr>
      </w:pPr>
    </w:p>
    <w:p w14:paraId="2B0ACE2A" w14:textId="1162082B" w:rsidR="006E0F42" w:rsidRPr="00F249DC" w:rsidRDefault="006E0F42" w:rsidP="006E0F42">
      <w:pPr>
        <w:ind w:leftChars="-59" w:left="-124"/>
        <w:jc w:val="center"/>
        <w:rPr>
          <w:color w:val="000000"/>
        </w:rPr>
      </w:pPr>
    </w:p>
    <w:p w14:paraId="15C473DB" w14:textId="4EFCE4F3" w:rsidR="006E0F42" w:rsidRPr="00F249DC" w:rsidRDefault="006E0F42" w:rsidP="006E0F42">
      <w:pPr>
        <w:pStyle w:val="3"/>
        <w:spacing w:line="416" w:lineRule="auto"/>
        <w:rPr>
          <w:rFonts w:ascii="黑体" w:eastAsia="黑体" w:hAnsi="黑体"/>
          <w:b w:val="0"/>
          <w:color w:val="000000"/>
          <w:sz w:val="24"/>
          <w:szCs w:val="24"/>
        </w:rPr>
      </w:pPr>
      <w:bookmarkStart w:id="309" w:name="_Toc356381720"/>
      <w:bookmarkStart w:id="310" w:name="_Toc356990840"/>
      <w:bookmarkStart w:id="311" w:name="_Toc420932648"/>
      <w:bookmarkStart w:id="312" w:name="_Toc420933147"/>
      <w:r w:rsidRPr="00F249DC">
        <w:rPr>
          <w:rFonts w:ascii="黑体" w:eastAsia="黑体" w:hAnsi="黑体" w:hint="eastAsia"/>
          <w:b w:val="0"/>
          <w:color w:val="000000"/>
          <w:sz w:val="24"/>
          <w:szCs w:val="24"/>
        </w:rPr>
        <w:t>4.4.2</w:t>
      </w:r>
      <w:bookmarkEnd w:id="309"/>
      <w:bookmarkEnd w:id="310"/>
      <w:r w:rsidR="00BF6DC7" w:rsidRPr="00BF6DC7">
        <w:t xml:space="preserve"> </w:t>
      </w:r>
      <w:r w:rsidR="00BF6DC7" w:rsidRPr="00BF6DC7">
        <w:rPr>
          <w:rFonts w:ascii="黑体" w:eastAsia="黑体" w:hAnsi="黑体"/>
          <w:b w:val="0"/>
          <w:color w:val="000000"/>
          <w:sz w:val="24"/>
          <w:szCs w:val="24"/>
        </w:rPr>
        <w:t>BaiduMap</w:t>
      </w:r>
      <w:r w:rsidR="00BF6DC7" w:rsidRPr="00BF6DC7">
        <w:rPr>
          <w:rFonts w:ascii="黑体" w:eastAsia="黑体" w:hAnsi="黑体" w:hint="eastAsia"/>
          <w:b w:val="0"/>
          <w:color w:val="000000"/>
          <w:sz w:val="24"/>
          <w:szCs w:val="24"/>
        </w:rPr>
        <w:t>通过两点经纬度</w:t>
      </w:r>
      <w:r w:rsidR="00BF6DC7" w:rsidRPr="00BF6DC7">
        <w:rPr>
          <w:rFonts w:ascii="黑体" w:eastAsia="黑体" w:hAnsi="黑体"/>
          <w:b w:val="0"/>
          <w:color w:val="000000"/>
          <w:sz w:val="24"/>
          <w:szCs w:val="24"/>
        </w:rPr>
        <w:t>计算</w:t>
      </w:r>
      <w:r w:rsidR="00BF6DC7" w:rsidRPr="00BF6DC7">
        <w:rPr>
          <w:rFonts w:ascii="黑体" w:eastAsia="黑体" w:hAnsi="黑体" w:hint="eastAsia"/>
          <w:b w:val="0"/>
          <w:color w:val="000000"/>
          <w:sz w:val="24"/>
          <w:szCs w:val="24"/>
        </w:rPr>
        <w:t>矩形</w:t>
      </w:r>
      <w:bookmarkEnd w:id="311"/>
      <w:bookmarkEnd w:id="312"/>
    </w:p>
    <w:p w14:paraId="2C634573" w14:textId="6F5F5142" w:rsidR="006E0F42" w:rsidRPr="00295003" w:rsidRDefault="00295003" w:rsidP="006E0F42">
      <w:pPr>
        <w:ind w:firstLine="420"/>
        <w:rPr>
          <w:rFonts w:ascii="宋体" w:hAnsi="宋体"/>
          <w:color w:val="000000"/>
          <w:sz w:val="24"/>
        </w:rPr>
      </w:pPr>
      <w:r w:rsidRPr="00295003">
        <w:rPr>
          <w:rFonts w:ascii="宋体" w:hAnsi="宋体" w:hint="eastAsia"/>
          <w:b/>
          <w:bCs/>
          <w:color w:val="000000"/>
          <w:sz w:val="24"/>
        </w:rPr>
        <w:t>Bounds：</w:t>
      </w:r>
      <w:r w:rsidRPr="00295003">
        <w:rPr>
          <w:rFonts w:ascii="宋体" w:hAnsi="宋体" w:hint="eastAsia"/>
          <w:color w:val="000000"/>
          <w:sz w:val="24"/>
        </w:rPr>
        <w:t>此类表示地理坐标的矩形区域。原先</w:t>
      </w:r>
      <w:r w:rsidRPr="00295003">
        <w:rPr>
          <w:rFonts w:ascii="宋体" w:hAnsi="宋体"/>
          <w:color w:val="000000"/>
          <w:sz w:val="24"/>
        </w:rPr>
        <w:t>确定一个矩形区域需要矩形四个点的经纬度信息，自百度地图</w:t>
      </w:r>
      <w:r w:rsidRPr="00295003">
        <w:rPr>
          <w:rFonts w:ascii="宋体" w:hAnsi="宋体" w:hint="eastAsia"/>
          <w:color w:val="000000"/>
          <w:sz w:val="24"/>
        </w:rPr>
        <w:t>1.2版本</w:t>
      </w:r>
      <w:r w:rsidRPr="00295003">
        <w:rPr>
          <w:rFonts w:ascii="宋体" w:hAnsi="宋体"/>
          <w:color w:val="000000"/>
          <w:sz w:val="24"/>
        </w:rPr>
        <w:t>以后</w:t>
      </w:r>
      <w:r w:rsidRPr="00295003">
        <w:rPr>
          <w:rFonts w:ascii="宋体" w:hAnsi="宋体" w:hint="eastAsia"/>
          <w:color w:val="000000"/>
          <w:sz w:val="24"/>
        </w:rPr>
        <w:t>，</w:t>
      </w:r>
      <w:r w:rsidRPr="00295003">
        <w:rPr>
          <w:rFonts w:ascii="宋体" w:hAnsi="宋体"/>
          <w:color w:val="000000"/>
          <w:sz w:val="24"/>
        </w:rPr>
        <w:t>便只需要</w:t>
      </w:r>
      <w:r w:rsidRPr="00295003">
        <w:rPr>
          <w:rFonts w:ascii="宋体" w:hAnsi="宋体" w:hint="eastAsia"/>
          <w:color w:val="000000"/>
          <w:sz w:val="24"/>
        </w:rPr>
        <w:t>矩形</w:t>
      </w:r>
      <w:r w:rsidRPr="00295003">
        <w:rPr>
          <w:rFonts w:ascii="宋体" w:hAnsi="宋体"/>
          <w:color w:val="000000"/>
          <w:sz w:val="24"/>
        </w:rPr>
        <w:t>区域</w:t>
      </w:r>
      <w:r w:rsidRPr="00295003">
        <w:rPr>
          <w:rFonts w:ascii="宋体" w:hAnsi="宋体" w:hint="eastAsia"/>
          <w:color w:val="000000"/>
          <w:sz w:val="24"/>
        </w:rPr>
        <w:t>的西南角和</w:t>
      </w:r>
      <w:r w:rsidRPr="00295003">
        <w:rPr>
          <w:rFonts w:ascii="宋体" w:hAnsi="宋体"/>
          <w:color w:val="000000"/>
          <w:sz w:val="24"/>
        </w:rPr>
        <w:t>东北角的经纬度了</w:t>
      </w:r>
      <w:r w:rsidRPr="00295003">
        <w:rPr>
          <w:rFonts w:ascii="宋体" w:hAnsi="宋体" w:hint="eastAsia"/>
          <w:color w:val="000000"/>
          <w:sz w:val="24"/>
        </w:rPr>
        <w:t>。创建一个矩形</w:t>
      </w:r>
      <w:r w:rsidRPr="00295003">
        <w:rPr>
          <w:rFonts w:ascii="宋体" w:hAnsi="宋体"/>
          <w:color w:val="000000"/>
          <w:sz w:val="24"/>
        </w:rPr>
        <w:t>区域如下代码所示：</w:t>
      </w:r>
    </w:p>
    <w:tbl>
      <w:tblPr>
        <w:tblStyle w:val="afff"/>
        <w:tblW w:w="0" w:type="auto"/>
        <w:tblLook w:val="04A0" w:firstRow="1" w:lastRow="0" w:firstColumn="1" w:lastColumn="0" w:noHBand="0" w:noVBand="1"/>
      </w:tblPr>
      <w:tblGrid>
        <w:gridCol w:w="9003"/>
      </w:tblGrid>
      <w:tr w:rsidR="00295003" w14:paraId="69776BC1" w14:textId="77777777" w:rsidTr="00295003">
        <w:tc>
          <w:tcPr>
            <w:tcW w:w="9003" w:type="dxa"/>
          </w:tcPr>
          <w:p w14:paraId="18B4C1B1" w14:textId="153DCF04" w:rsidR="00295003" w:rsidRDefault="00295003" w:rsidP="006E0F42">
            <w:pPr>
              <w:rPr>
                <w:color w:val="000000"/>
              </w:rPr>
            </w:pPr>
            <w:r>
              <w:rPr>
                <w:rFonts w:ascii="Consolas" w:hAnsi="Consolas" w:cs="Consolas"/>
                <w:color w:val="0A8021"/>
                <w:sz w:val="18"/>
                <w:szCs w:val="18"/>
                <w:shd w:val="clear" w:color="auto" w:fill="FFFFFF"/>
              </w:rPr>
              <w:t>Bounds(sw:Point, ne:Point)</w:t>
            </w:r>
            <w:r>
              <w:rPr>
                <w:rFonts w:ascii="Consolas" w:hAnsi="Consolas" w:cs="Consolas" w:hint="eastAsia"/>
                <w:color w:val="0A8021"/>
                <w:sz w:val="18"/>
                <w:szCs w:val="18"/>
                <w:shd w:val="clear" w:color="auto" w:fill="FFFFFF"/>
              </w:rPr>
              <w:t>;</w:t>
            </w:r>
          </w:p>
        </w:tc>
      </w:tr>
    </w:tbl>
    <w:p w14:paraId="36BD42F2" w14:textId="77777777" w:rsidR="00295003" w:rsidRPr="00F249DC" w:rsidRDefault="00295003" w:rsidP="006E0F42">
      <w:pPr>
        <w:ind w:firstLine="420"/>
        <w:rPr>
          <w:color w:val="000000"/>
        </w:rPr>
      </w:pPr>
    </w:p>
    <w:p w14:paraId="1957838F" w14:textId="12846DA4" w:rsidR="006E0F42" w:rsidRPr="00F249DC" w:rsidRDefault="00465D12" w:rsidP="006E0F42">
      <w:pPr>
        <w:pStyle w:val="2"/>
        <w:rPr>
          <w:rFonts w:ascii="黑体" w:eastAsia="黑体" w:hAnsi="黑体"/>
          <w:b w:val="0"/>
          <w:color w:val="000000"/>
          <w:sz w:val="28"/>
          <w:szCs w:val="28"/>
        </w:rPr>
      </w:pPr>
      <w:bookmarkStart w:id="313" w:name="_Toc356381723"/>
      <w:bookmarkStart w:id="314" w:name="_Toc356990843"/>
      <w:bookmarkStart w:id="315" w:name="_Toc420932649"/>
      <w:bookmarkStart w:id="316" w:name="_Toc420933148"/>
      <w:r>
        <w:rPr>
          <w:rFonts w:ascii="黑体" w:eastAsia="黑体" w:hAnsi="黑体" w:hint="eastAsia"/>
          <w:b w:val="0"/>
          <w:color w:val="000000"/>
          <w:sz w:val="28"/>
          <w:szCs w:val="28"/>
        </w:rPr>
        <w:t>4.5</w:t>
      </w:r>
      <w:r w:rsidR="00BF6DC7" w:rsidRPr="00BF6DC7">
        <w:rPr>
          <w:rFonts w:ascii="黑体" w:eastAsia="黑体" w:hAnsi="黑体" w:hint="eastAsia"/>
          <w:b w:val="0"/>
          <w:color w:val="000000"/>
          <w:sz w:val="28"/>
          <w:szCs w:val="28"/>
        </w:rPr>
        <w:t>地理</w:t>
      </w:r>
      <w:r w:rsidR="00BF6DC7" w:rsidRPr="00BF6DC7">
        <w:rPr>
          <w:rFonts w:ascii="黑体" w:eastAsia="黑体" w:hAnsi="黑体"/>
          <w:b w:val="0"/>
          <w:color w:val="000000"/>
          <w:sz w:val="28"/>
          <w:szCs w:val="28"/>
        </w:rPr>
        <w:t>位置</w:t>
      </w:r>
      <w:r w:rsidR="00BF6DC7" w:rsidRPr="00BF6DC7">
        <w:rPr>
          <w:rFonts w:ascii="黑体" w:eastAsia="黑体" w:hAnsi="黑体" w:hint="eastAsia"/>
          <w:b w:val="0"/>
          <w:color w:val="000000"/>
          <w:sz w:val="28"/>
          <w:szCs w:val="28"/>
        </w:rPr>
        <w:t>推送功能实现</w:t>
      </w:r>
      <w:bookmarkEnd w:id="313"/>
      <w:bookmarkEnd w:id="314"/>
      <w:bookmarkEnd w:id="315"/>
      <w:bookmarkEnd w:id="316"/>
    </w:p>
    <w:p w14:paraId="4D5ED353" w14:textId="24C0E64A" w:rsidR="006E0F42" w:rsidRPr="00F249DC" w:rsidRDefault="00465D12" w:rsidP="006E0F42">
      <w:pPr>
        <w:pStyle w:val="3"/>
        <w:spacing w:line="416" w:lineRule="auto"/>
        <w:rPr>
          <w:rFonts w:ascii="黑体" w:eastAsia="黑体" w:hAnsi="黑体"/>
          <w:b w:val="0"/>
          <w:color w:val="000000"/>
          <w:sz w:val="24"/>
          <w:szCs w:val="24"/>
        </w:rPr>
      </w:pPr>
      <w:bookmarkStart w:id="317" w:name="_Toc356381724"/>
      <w:bookmarkStart w:id="318" w:name="_Toc356990844"/>
      <w:bookmarkStart w:id="319" w:name="_Toc420932650"/>
      <w:bookmarkStart w:id="320" w:name="_Toc420933149"/>
      <w:commentRangeStart w:id="321"/>
      <w:r>
        <w:rPr>
          <w:rFonts w:ascii="黑体" w:eastAsia="黑体" w:hAnsi="黑体" w:hint="eastAsia"/>
          <w:b w:val="0"/>
          <w:color w:val="000000"/>
          <w:sz w:val="24"/>
          <w:szCs w:val="24"/>
        </w:rPr>
        <w:t>4.5</w:t>
      </w:r>
      <w:r w:rsidR="006E0F42" w:rsidRPr="00F249DC">
        <w:rPr>
          <w:rFonts w:ascii="黑体" w:eastAsia="黑体" w:hAnsi="黑体" w:hint="eastAsia"/>
          <w:b w:val="0"/>
          <w:color w:val="000000"/>
          <w:sz w:val="24"/>
          <w:szCs w:val="24"/>
        </w:rPr>
        <w:t>.1</w:t>
      </w:r>
      <w:r w:rsidR="00BF6DC7" w:rsidRPr="00BF6DC7">
        <w:rPr>
          <w:rFonts w:ascii="黑体" w:eastAsia="黑体" w:hAnsi="黑体" w:hint="eastAsia"/>
          <w:b w:val="0"/>
          <w:color w:val="000000"/>
          <w:sz w:val="24"/>
          <w:szCs w:val="24"/>
        </w:rPr>
        <w:t>地理</w:t>
      </w:r>
      <w:r w:rsidR="00BF6DC7" w:rsidRPr="00BF6DC7">
        <w:rPr>
          <w:rFonts w:ascii="黑体" w:eastAsia="黑体" w:hAnsi="黑体"/>
          <w:b w:val="0"/>
          <w:color w:val="000000"/>
          <w:sz w:val="24"/>
          <w:szCs w:val="24"/>
        </w:rPr>
        <w:t>位置</w:t>
      </w:r>
      <w:r w:rsidR="00BF6DC7" w:rsidRPr="00BF6DC7">
        <w:rPr>
          <w:rFonts w:ascii="黑体" w:eastAsia="黑体" w:hAnsi="黑体" w:hint="eastAsia"/>
          <w:b w:val="0"/>
          <w:color w:val="000000"/>
          <w:sz w:val="24"/>
          <w:szCs w:val="24"/>
        </w:rPr>
        <w:t>短信推送</w:t>
      </w:r>
      <w:bookmarkEnd w:id="317"/>
      <w:bookmarkEnd w:id="318"/>
      <w:bookmarkEnd w:id="319"/>
      <w:bookmarkEnd w:id="320"/>
      <w:commentRangeEnd w:id="321"/>
      <w:r w:rsidR="00550472">
        <w:rPr>
          <w:rStyle w:val="a5"/>
          <w:rFonts w:asciiTheme="minorHAnsi" w:eastAsiaTheme="minorEastAsia" w:hAnsiTheme="minorHAnsi" w:cstheme="minorBidi"/>
          <w:b w:val="0"/>
          <w:bCs w:val="0"/>
        </w:rPr>
        <w:commentReference w:id="321"/>
      </w:r>
    </w:p>
    <w:p w14:paraId="7E9F7F56" w14:textId="2F4D4873" w:rsidR="00465D12" w:rsidRDefault="00465D12" w:rsidP="00465D12">
      <w:pPr>
        <w:ind w:firstLine="480"/>
        <w:rPr>
          <w:rFonts w:ascii="宋体" w:hAnsi="宋体"/>
          <w:color w:val="000000"/>
          <w:sz w:val="24"/>
        </w:rPr>
      </w:pPr>
      <w:r>
        <w:rPr>
          <w:rFonts w:ascii="宋体" w:hAnsi="宋体" w:hint="eastAsia"/>
          <w:color w:val="000000"/>
          <w:sz w:val="24"/>
        </w:rPr>
        <w:t>由于告警</w:t>
      </w:r>
      <w:r>
        <w:rPr>
          <w:rFonts w:ascii="宋体" w:hAnsi="宋体"/>
          <w:color w:val="000000"/>
          <w:sz w:val="24"/>
        </w:rPr>
        <w:t>的需要</w:t>
      </w:r>
      <w:r>
        <w:rPr>
          <w:rFonts w:ascii="宋体" w:hAnsi="宋体" w:hint="eastAsia"/>
          <w:color w:val="000000"/>
          <w:sz w:val="24"/>
        </w:rPr>
        <w:t>，公安</w:t>
      </w:r>
      <w:r>
        <w:rPr>
          <w:rFonts w:ascii="宋体" w:hAnsi="宋体"/>
          <w:color w:val="000000"/>
          <w:sz w:val="24"/>
        </w:rPr>
        <w:t>人员需要对某些地理</w:t>
      </w:r>
      <w:r>
        <w:rPr>
          <w:rFonts w:ascii="宋体" w:hAnsi="宋体" w:hint="eastAsia"/>
          <w:color w:val="000000"/>
          <w:sz w:val="24"/>
        </w:rPr>
        <w:t>标注</w:t>
      </w:r>
      <w:r>
        <w:rPr>
          <w:rFonts w:ascii="宋体" w:hAnsi="宋体"/>
          <w:color w:val="000000"/>
          <w:sz w:val="24"/>
        </w:rPr>
        <w:t>点</w:t>
      </w:r>
      <w:r>
        <w:rPr>
          <w:rFonts w:ascii="宋体" w:hAnsi="宋体" w:hint="eastAsia"/>
          <w:color w:val="000000"/>
          <w:sz w:val="24"/>
        </w:rPr>
        <w:t>进行短信</w:t>
      </w:r>
      <w:r>
        <w:rPr>
          <w:rFonts w:ascii="宋体" w:hAnsi="宋体"/>
          <w:color w:val="000000"/>
          <w:sz w:val="24"/>
        </w:rPr>
        <w:t>推送</w:t>
      </w:r>
      <w:r>
        <w:rPr>
          <w:rFonts w:ascii="宋体" w:hAnsi="宋体" w:hint="eastAsia"/>
          <w:color w:val="000000"/>
          <w:sz w:val="24"/>
        </w:rPr>
        <w:t>，</w:t>
      </w:r>
      <w:r>
        <w:rPr>
          <w:rFonts w:ascii="宋体" w:hAnsi="宋体"/>
          <w:color w:val="000000"/>
          <w:sz w:val="24"/>
        </w:rPr>
        <w:t>而推送的信息必须包含</w:t>
      </w:r>
      <w:r>
        <w:rPr>
          <w:rFonts w:ascii="宋体" w:hAnsi="宋体" w:hint="eastAsia"/>
          <w:color w:val="000000"/>
          <w:sz w:val="24"/>
        </w:rPr>
        <w:t>地理</w:t>
      </w:r>
      <w:r>
        <w:rPr>
          <w:rFonts w:ascii="宋体" w:hAnsi="宋体"/>
          <w:color w:val="000000"/>
          <w:sz w:val="24"/>
        </w:rPr>
        <w:t>信息和附加信息，也就是说，</w:t>
      </w:r>
      <w:r>
        <w:rPr>
          <w:rFonts w:ascii="宋体" w:hAnsi="宋体" w:hint="eastAsia"/>
          <w:color w:val="000000"/>
          <w:sz w:val="24"/>
        </w:rPr>
        <w:t>短信</w:t>
      </w:r>
      <w:r>
        <w:rPr>
          <w:rFonts w:ascii="宋体" w:hAnsi="宋体"/>
          <w:color w:val="000000"/>
          <w:sz w:val="24"/>
        </w:rPr>
        <w:t>必须有一个</w:t>
      </w:r>
      <w:r>
        <w:rPr>
          <w:rFonts w:ascii="宋体" w:hAnsi="宋体" w:hint="eastAsia"/>
          <w:color w:val="000000"/>
          <w:sz w:val="24"/>
        </w:rPr>
        <w:t>超</w:t>
      </w:r>
      <w:r>
        <w:rPr>
          <w:rFonts w:ascii="宋体" w:hAnsi="宋体"/>
          <w:color w:val="000000"/>
          <w:sz w:val="24"/>
        </w:rPr>
        <w:t>链接</w:t>
      </w:r>
      <w:r>
        <w:rPr>
          <w:rFonts w:ascii="宋体" w:hAnsi="宋体" w:hint="eastAsia"/>
          <w:color w:val="000000"/>
          <w:sz w:val="24"/>
        </w:rPr>
        <w:t>可以</w:t>
      </w:r>
      <w:r>
        <w:rPr>
          <w:rFonts w:ascii="宋体" w:hAnsi="宋体"/>
          <w:color w:val="000000"/>
          <w:sz w:val="24"/>
        </w:rPr>
        <w:t>跳转到地图</w:t>
      </w:r>
      <w:r>
        <w:rPr>
          <w:rFonts w:ascii="宋体" w:hAnsi="宋体" w:hint="eastAsia"/>
          <w:color w:val="000000"/>
          <w:sz w:val="24"/>
        </w:rPr>
        <w:t>页面</w:t>
      </w:r>
      <w:r>
        <w:rPr>
          <w:rFonts w:ascii="宋体" w:hAnsi="宋体"/>
          <w:color w:val="000000"/>
          <w:sz w:val="24"/>
        </w:rPr>
        <w:t>对地理信息</w:t>
      </w:r>
      <w:r>
        <w:rPr>
          <w:rFonts w:ascii="宋体" w:hAnsi="宋体" w:hint="eastAsia"/>
          <w:color w:val="000000"/>
          <w:sz w:val="24"/>
        </w:rPr>
        <w:t>进行</w:t>
      </w:r>
      <w:r>
        <w:rPr>
          <w:rFonts w:ascii="宋体" w:hAnsi="宋体"/>
          <w:color w:val="000000"/>
          <w:sz w:val="24"/>
        </w:rPr>
        <w:t>形象化查看</w:t>
      </w:r>
      <w:r>
        <w:rPr>
          <w:rFonts w:ascii="宋体" w:hAnsi="宋体" w:hint="eastAsia"/>
          <w:color w:val="000000"/>
          <w:sz w:val="24"/>
        </w:rPr>
        <w:t>，</w:t>
      </w:r>
      <w:r>
        <w:rPr>
          <w:rFonts w:ascii="宋体" w:hAnsi="宋体"/>
          <w:color w:val="000000"/>
          <w:sz w:val="24"/>
        </w:rPr>
        <w:t>而百度</w:t>
      </w:r>
      <w:r>
        <w:rPr>
          <w:rFonts w:ascii="宋体" w:hAnsi="宋体" w:hint="eastAsia"/>
          <w:color w:val="000000"/>
          <w:sz w:val="24"/>
        </w:rPr>
        <w:t>地图</w:t>
      </w:r>
      <w:r>
        <w:rPr>
          <w:rFonts w:ascii="宋体" w:hAnsi="宋体"/>
          <w:color w:val="000000"/>
          <w:sz w:val="24"/>
        </w:rPr>
        <w:t>在</w:t>
      </w:r>
      <w:r>
        <w:rPr>
          <w:rFonts w:ascii="宋体" w:hAnsi="宋体" w:hint="eastAsia"/>
          <w:color w:val="000000"/>
          <w:sz w:val="24"/>
        </w:rPr>
        <w:t>1.5版本</w:t>
      </w:r>
      <w:r>
        <w:rPr>
          <w:rFonts w:ascii="宋体" w:hAnsi="宋体"/>
          <w:color w:val="000000"/>
          <w:sz w:val="24"/>
        </w:rPr>
        <w:t>之后便提供</w:t>
      </w:r>
      <w:r>
        <w:rPr>
          <w:rFonts w:ascii="宋体" w:hAnsi="宋体" w:hint="eastAsia"/>
          <w:color w:val="000000"/>
          <w:sz w:val="24"/>
        </w:rPr>
        <w:t>了</w:t>
      </w:r>
      <w:r>
        <w:rPr>
          <w:rFonts w:ascii="宋体" w:hAnsi="宋体"/>
          <w:color w:val="000000"/>
          <w:sz w:val="24"/>
        </w:rPr>
        <w:t>此类功能，</w:t>
      </w:r>
      <w:r>
        <w:rPr>
          <w:rFonts w:ascii="宋体" w:hAnsi="宋体" w:hint="eastAsia"/>
          <w:color w:val="000000"/>
          <w:sz w:val="24"/>
        </w:rPr>
        <w:t>短信</w:t>
      </w:r>
      <w:r>
        <w:rPr>
          <w:rFonts w:ascii="宋体" w:hAnsi="宋体"/>
          <w:color w:val="000000"/>
          <w:sz w:val="24"/>
        </w:rPr>
        <w:t>链接</w:t>
      </w:r>
      <w:r w:rsidR="00BE7361">
        <w:rPr>
          <w:rFonts w:ascii="宋体" w:hAnsi="宋体" w:hint="eastAsia"/>
          <w:color w:val="000000"/>
          <w:sz w:val="24"/>
        </w:rPr>
        <w:t>如图4</w:t>
      </w:r>
      <w:r w:rsidR="00BE7361">
        <w:rPr>
          <w:rFonts w:ascii="宋体" w:hAnsi="宋体"/>
          <w:color w:val="000000"/>
          <w:sz w:val="24"/>
        </w:rPr>
        <w:t>-4</w:t>
      </w:r>
      <w:r>
        <w:rPr>
          <w:rFonts w:ascii="宋体" w:hAnsi="宋体"/>
          <w:color w:val="000000"/>
          <w:sz w:val="24"/>
        </w:rPr>
        <w:t>所示：</w:t>
      </w:r>
    </w:p>
    <w:p w14:paraId="635EB71C" w14:textId="1A129ACF" w:rsidR="00465D12" w:rsidRDefault="00465D12" w:rsidP="00465D12">
      <w:pPr>
        <w:ind w:firstLine="480"/>
        <w:jc w:val="center"/>
        <w:rPr>
          <w:rFonts w:ascii="宋体" w:hAnsi="宋体"/>
          <w:color w:val="000000"/>
          <w:sz w:val="24"/>
        </w:rPr>
      </w:pPr>
      <w:r w:rsidRPr="00465D12">
        <w:rPr>
          <w:rFonts w:ascii="宋体" w:hAnsi="宋体"/>
          <w:noProof/>
          <w:color w:val="000000"/>
          <w:sz w:val="24"/>
        </w:rPr>
        <w:drawing>
          <wp:inline distT="0" distB="0" distL="0" distR="0" wp14:anchorId="56C9B95C" wp14:editId="13D8E72D">
            <wp:extent cx="1895475" cy="12954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95475" cy="1295400"/>
                    </a:xfrm>
                    <a:prstGeom prst="rect">
                      <a:avLst/>
                    </a:prstGeom>
                  </pic:spPr>
                </pic:pic>
              </a:graphicData>
            </a:graphic>
          </wp:inline>
        </w:drawing>
      </w:r>
    </w:p>
    <w:p w14:paraId="2CDDDFD6" w14:textId="5F2888DB" w:rsidR="006E0F42" w:rsidRPr="00943B9D" w:rsidRDefault="00BE7361" w:rsidP="00943B9D">
      <w:pPr>
        <w:pStyle w:val="aff4"/>
        <w:ind w:leftChars="200" w:left="420" w:firstLineChars="0" w:firstLine="0"/>
        <w:jc w:val="center"/>
        <w:rPr>
          <w:b/>
          <w:color w:val="000000"/>
        </w:rPr>
      </w:pPr>
      <w:r w:rsidRPr="00F249DC">
        <w:rPr>
          <w:rFonts w:hint="eastAsia"/>
          <w:b/>
          <w:color w:val="000000"/>
        </w:rPr>
        <w:t>图</w:t>
      </w:r>
      <w:r>
        <w:rPr>
          <w:rFonts w:hint="eastAsia"/>
          <w:b/>
          <w:color w:val="000000"/>
        </w:rPr>
        <w:t>4-4</w:t>
      </w:r>
      <w:r>
        <w:rPr>
          <w:b/>
          <w:color w:val="000000"/>
        </w:rPr>
        <w:t xml:space="preserve"> </w:t>
      </w:r>
      <w:r>
        <w:rPr>
          <w:rFonts w:hint="eastAsia"/>
          <w:b/>
          <w:color w:val="000000"/>
        </w:rPr>
        <w:t>短信地理</w:t>
      </w:r>
      <w:r>
        <w:rPr>
          <w:b/>
          <w:color w:val="000000"/>
        </w:rPr>
        <w:t>位置链接</w:t>
      </w:r>
    </w:p>
    <w:p w14:paraId="56E0E19E" w14:textId="77777777" w:rsidR="006E0F42" w:rsidRPr="00F249DC" w:rsidRDefault="006E0F42" w:rsidP="006E0F42">
      <w:pPr>
        <w:pStyle w:val="1"/>
        <w:jc w:val="center"/>
        <w:rPr>
          <w:rStyle w:val="afff4"/>
          <w:rFonts w:ascii="黑体" w:eastAsia="黑体" w:hAnsi="黑体"/>
          <w:color w:val="000000"/>
          <w:sz w:val="36"/>
          <w:szCs w:val="36"/>
        </w:rPr>
      </w:pPr>
      <w:bookmarkStart w:id="322" w:name="_Toc356378581"/>
      <w:bookmarkStart w:id="323" w:name="_Toc356381734"/>
      <w:bookmarkStart w:id="324" w:name="_Toc356990856"/>
      <w:bookmarkStart w:id="325" w:name="_Toc420932651"/>
      <w:bookmarkStart w:id="326" w:name="_Toc420933150"/>
      <w:r w:rsidRPr="00F249DC">
        <w:rPr>
          <w:rStyle w:val="afff4"/>
          <w:rFonts w:ascii="黑体" w:eastAsia="黑体" w:hAnsi="黑体" w:hint="eastAsia"/>
          <w:color w:val="000000"/>
          <w:sz w:val="36"/>
          <w:szCs w:val="36"/>
        </w:rPr>
        <w:lastRenderedPageBreak/>
        <w:t>结  论</w:t>
      </w:r>
      <w:bookmarkEnd w:id="322"/>
      <w:bookmarkEnd w:id="323"/>
      <w:bookmarkEnd w:id="324"/>
      <w:bookmarkEnd w:id="325"/>
      <w:bookmarkEnd w:id="326"/>
    </w:p>
    <w:p w14:paraId="0C3C522D" w14:textId="664A2B01"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bookmarkStart w:id="327" w:name="_Toc264224272"/>
      <w:r w:rsidRPr="00F249DC">
        <w:rPr>
          <w:rFonts w:ascii="宋体" w:hAnsi="宋体" w:cs="宋体"/>
          <w:color w:val="000000"/>
          <w:kern w:val="0"/>
          <w:sz w:val="24"/>
        </w:rPr>
        <w:t>该</w:t>
      </w:r>
      <w:r w:rsidR="00943B9D">
        <w:rPr>
          <w:rFonts w:ascii="宋体" w:hAnsi="宋体" w:cs="宋体" w:hint="eastAsia"/>
          <w:color w:val="000000"/>
          <w:kern w:val="0"/>
          <w:sz w:val="24"/>
        </w:rPr>
        <w:t>互联网应用</w:t>
      </w:r>
      <w:r w:rsidR="00943B9D">
        <w:rPr>
          <w:rFonts w:ascii="宋体" w:hAnsi="宋体" w:cs="宋体"/>
          <w:color w:val="000000"/>
          <w:kern w:val="0"/>
          <w:sz w:val="24"/>
        </w:rPr>
        <w:t>作战</w:t>
      </w:r>
      <w:r w:rsidRPr="00F249DC">
        <w:rPr>
          <w:rFonts w:ascii="宋体" w:hAnsi="宋体" w:cs="宋体"/>
          <w:color w:val="000000"/>
          <w:kern w:val="0"/>
          <w:sz w:val="24"/>
        </w:rPr>
        <w:t>系统为实现准确、快速，高效的</w:t>
      </w:r>
      <w:r w:rsidR="00943B9D">
        <w:rPr>
          <w:rFonts w:ascii="宋体" w:hAnsi="宋体" w:cs="宋体" w:hint="eastAsia"/>
          <w:color w:val="000000"/>
          <w:kern w:val="0"/>
          <w:sz w:val="24"/>
        </w:rPr>
        <w:t>公安</w:t>
      </w:r>
      <w:r w:rsidRPr="00F249DC">
        <w:rPr>
          <w:rFonts w:ascii="宋体" w:hAnsi="宋体" w:cs="宋体"/>
          <w:color w:val="000000"/>
          <w:kern w:val="0"/>
          <w:sz w:val="24"/>
        </w:rPr>
        <w:t>业务处理提供了方便，它的实现使</w:t>
      </w:r>
      <w:r w:rsidR="00943B9D">
        <w:rPr>
          <w:rFonts w:ascii="宋体" w:hAnsi="宋体" w:cs="宋体" w:hint="eastAsia"/>
          <w:color w:val="000000"/>
          <w:kern w:val="0"/>
          <w:sz w:val="24"/>
        </w:rPr>
        <w:t>公安</w:t>
      </w:r>
      <w:r w:rsidRPr="00F249DC">
        <w:rPr>
          <w:rFonts w:ascii="宋体" w:hAnsi="宋体" w:cs="宋体"/>
          <w:color w:val="000000"/>
          <w:kern w:val="0"/>
          <w:sz w:val="24"/>
        </w:rPr>
        <w:t>人员摆脱了繁重的资料管理、分类汇总、信息查询等工作，大大提高了</w:t>
      </w:r>
      <w:r w:rsidR="00943B9D">
        <w:rPr>
          <w:rFonts w:ascii="宋体" w:hAnsi="宋体" w:cs="宋体" w:hint="eastAsia"/>
          <w:color w:val="000000"/>
          <w:kern w:val="0"/>
          <w:sz w:val="24"/>
        </w:rPr>
        <w:t>公安</w:t>
      </w:r>
      <w:r w:rsidRPr="00F249DC">
        <w:rPr>
          <w:rFonts w:ascii="宋体" w:hAnsi="宋体" w:cs="宋体"/>
          <w:color w:val="000000"/>
          <w:kern w:val="0"/>
          <w:sz w:val="24"/>
        </w:rPr>
        <w:t>人员的工作效率。</w:t>
      </w:r>
    </w:p>
    <w:p w14:paraId="012951C8" w14:textId="15A2D2FD"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本文主要对</w:t>
      </w:r>
      <w:r w:rsidR="00943B9D">
        <w:rPr>
          <w:rFonts w:ascii="宋体" w:hAnsi="宋体" w:cs="宋体" w:hint="eastAsia"/>
          <w:color w:val="000000"/>
          <w:kern w:val="0"/>
          <w:sz w:val="24"/>
        </w:rPr>
        <w:t>互联网应用作战指挥</w:t>
      </w:r>
      <w:r w:rsidRPr="00F249DC">
        <w:rPr>
          <w:rFonts w:ascii="宋体" w:hAnsi="宋体" w:cs="宋体"/>
          <w:color w:val="000000"/>
          <w:kern w:val="0"/>
          <w:sz w:val="24"/>
        </w:rPr>
        <w:t>系统在应用以及具体实现方面进行了分析和探讨。在应用方面，主要对</w:t>
      </w:r>
      <w:r w:rsidR="00943B9D">
        <w:rPr>
          <w:rFonts w:ascii="宋体" w:hAnsi="宋体" w:cs="宋体" w:hint="eastAsia"/>
          <w:color w:val="000000"/>
          <w:kern w:val="0"/>
          <w:sz w:val="24"/>
        </w:rPr>
        <w:t>互联网应用作战指挥</w:t>
      </w:r>
      <w:r w:rsidR="00943B9D" w:rsidRPr="00F249DC">
        <w:rPr>
          <w:rFonts w:ascii="宋体" w:hAnsi="宋体" w:cs="宋体"/>
          <w:color w:val="000000"/>
          <w:kern w:val="0"/>
          <w:sz w:val="24"/>
        </w:rPr>
        <w:t>系统</w:t>
      </w:r>
      <w:r w:rsidRPr="00F249DC">
        <w:rPr>
          <w:rFonts w:ascii="宋体" w:hAnsi="宋体" w:cs="宋体"/>
          <w:color w:val="000000"/>
          <w:kern w:val="0"/>
          <w:sz w:val="24"/>
        </w:rPr>
        <w:t>进行了系统分析和详细设计，设计出了系统应包含的具体功能模块。在具体实现方面，着重就</w:t>
      </w:r>
      <w:r w:rsidR="00943B9D">
        <w:rPr>
          <w:rFonts w:ascii="宋体" w:hAnsi="宋体" w:cs="宋体" w:hint="eastAsia"/>
          <w:color w:val="000000"/>
          <w:kern w:val="0"/>
          <w:sz w:val="24"/>
        </w:rPr>
        <w:t>交互逻辑</w:t>
      </w:r>
      <w:r w:rsidRPr="00F249DC">
        <w:rPr>
          <w:rFonts w:ascii="宋体" w:hAnsi="宋体" w:cs="宋体"/>
          <w:color w:val="000000"/>
          <w:kern w:val="0"/>
          <w:sz w:val="24"/>
        </w:rPr>
        <w:t>的设计与各个模块的实现逻辑进行了详细说明。</w:t>
      </w:r>
    </w:p>
    <w:p w14:paraId="2933196F" w14:textId="17C196EA"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系统设计开发出一个便于用户使用和操作的</w:t>
      </w:r>
      <w:r w:rsidR="00943B9D">
        <w:rPr>
          <w:rFonts w:ascii="宋体" w:hAnsi="宋体" w:cs="宋体" w:hint="eastAsia"/>
          <w:color w:val="000000"/>
          <w:kern w:val="0"/>
          <w:sz w:val="24"/>
        </w:rPr>
        <w:t>互联网应用作战指挥</w:t>
      </w:r>
      <w:r w:rsidR="00943B9D" w:rsidRPr="00F249DC">
        <w:rPr>
          <w:rFonts w:ascii="宋体" w:hAnsi="宋体" w:cs="宋体"/>
          <w:color w:val="000000"/>
          <w:kern w:val="0"/>
          <w:sz w:val="24"/>
        </w:rPr>
        <w:t>系统</w:t>
      </w:r>
      <w:r w:rsidRPr="00F249DC">
        <w:rPr>
          <w:rFonts w:ascii="宋体" w:hAnsi="宋体" w:cs="宋体"/>
          <w:color w:val="000000"/>
          <w:kern w:val="0"/>
          <w:sz w:val="24"/>
        </w:rPr>
        <w:t>，其实现的功能如下：</w:t>
      </w:r>
    </w:p>
    <w:p w14:paraId="28637E82"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1</w:t>
      </w:r>
      <w:r w:rsidRPr="00F249DC">
        <w:rPr>
          <w:rFonts w:ascii="宋体" w:hAnsi="宋体" w:cs="宋体"/>
          <w:color w:val="000000"/>
          <w:kern w:val="0"/>
          <w:sz w:val="24"/>
        </w:rPr>
        <w:t>、数据输入与验证。</w:t>
      </w:r>
      <w:r w:rsidRPr="00F249DC">
        <w:rPr>
          <w:rFonts w:ascii="宋体" w:hAnsi="宋体" w:cs="宋体" w:hint="eastAsia"/>
          <w:color w:val="000000"/>
          <w:kern w:val="0"/>
          <w:sz w:val="24"/>
        </w:rPr>
        <w:t>可以方便的对与操作相关的数据进行输入和验证，并根据操作的功能决定是否将输入的合理数据</w:t>
      </w:r>
      <w:r w:rsidRPr="00F249DC">
        <w:rPr>
          <w:rFonts w:ascii="宋体" w:hAnsi="宋体" w:cs="宋体"/>
          <w:color w:val="000000"/>
          <w:kern w:val="0"/>
          <w:sz w:val="24"/>
        </w:rPr>
        <w:t>存入数据库</w:t>
      </w:r>
      <w:r w:rsidRPr="00F249DC">
        <w:rPr>
          <w:rFonts w:ascii="宋体" w:hAnsi="宋体" w:cs="宋体" w:hint="eastAsia"/>
          <w:color w:val="000000"/>
          <w:kern w:val="0"/>
          <w:sz w:val="24"/>
        </w:rPr>
        <w:t>相应的表中</w:t>
      </w:r>
      <w:r w:rsidRPr="00F249DC">
        <w:rPr>
          <w:rFonts w:ascii="宋体" w:hAnsi="宋体" w:cs="宋体"/>
          <w:color w:val="000000"/>
          <w:kern w:val="0"/>
          <w:sz w:val="24"/>
        </w:rPr>
        <w:t>。</w:t>
      </w:r>
    </w:p>
    <w:p w14:paraId="0BF915A3"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2</w:t>
      </w:r>
      <w:r w:rsidRPr="00F249DC">
        <w:rPr>
          <w:rFonts w:ascii="宋体" w:hAnsi="宋体" w:cs="宋体"/>
          <w:color w:val="000000"/>
          <w:kern w:val="0"/>
          <w:sz w:val="24"/>
        </w:rPr>
        <w:t>、数据库管理与</w:t>
      </w:r>
      <w:r w:rsidRPr="00F249DC">
        <w:rPr>
          <w:rFonts w:ascii="宋体" w:hAnsi="宋体" w:cs="宋体" w:hint="eastAsia"/>
          <w:color w:val="000000"/>
          <w:kern w:val="0"/>
          <w:sz w:val="24"/>
        </w:rPr>
        <w:t>存储数据</w:t>
      </w:r>
      <w:r w:rsidRPr="00F249DC">
        <w:rPr>
          <w:rFonts w:ascii="宋体" w:hAnsi="宋体" w:cs="宋体"/>
          <w:color w:val="000000"/>
          <w:kern w:val="0"/>
          <w:sz w:val="24"/>
        </w:rPr>
        <w:t>。</w:t>
      </w:r>
      <w:r w:rsidRPr="00F249DC">
        <w:rPr>
          <w:rFonts w:ascii="宋体" w:hAnsi="宋体" w:cs="宋体" w:hint="eastAsia"/>
          <w:color w:val="000000"/>
          <w:kern w:val="0"/>
          <w:sz w:val="24"/>
        </w:rPr>
        <w:t>依据</w:t>
      </w:r>
      <w:r w:rsidRPr="00F249DC">
        <w:rPr>
          <w:rFonts w:ascii="宋体" w:hAnsi="宋体" w:cs="宋体"/>
          <w:color w:val="000000"/>
          <w:kern w:val="0"/>
          <w:sz w:val="24"/>
        </w:rPr>
        <w:t>关系型数据库并结合</w:t>
      </w:r>
      <w:r w:rsidRPr="00F249DC">
        <w:rPr>
          <w:rFonts w:ascii="宋体" w:hAnsi="宋体" w:cs="宋体" w:hint="eastAsia"/>
          <w:color w:val="000000"/>
          <w:kern w:val="0"/>
          <w:sz w:val="24"/>
        </w:rPr>
        <w:t>我</w:t>
      </w:r>
      <w:r w:rsidRPr="00F249DC">
        <w:rPr>
          <w:rFonts w:ascii="宋体" w:hAnsi="宋体" w:cs="宋体"/>
          <w:color w:val="000000"/>
          <w:kern w:val="0"/>
          <w:sz w:val="24"/>
        </w:rPr>
        <w:t>校教师职称申报的实际工作流程情况，</w:t>
      </w:r>
      <w:r w:rsidRPr="00F249DC">
        <w:rPr>
          <w:rFonts w:ascii="宋体" w:hAnsi="宋体" w:cs="宋体" w:hint="eastAsia"/>
          <w:color w:val="000000"/>
          <w:kern w:val="0"/>
          <w:sz w:val="24"/>
        </w:rPr>
        <w:t>设计的数据库符合需求且合理</w:t>
      </w:r>
      <w:r w:rsidRPr="00F249DC">
        <w:rPr>
          <w:rFonts w:ascii="宋体" w:hAnsi="宋体" w:cs="宋体"/>
          <w:color w:val="000000"/>
          <w:kern w:val="0"/>
          <w:sz w:val="24"/>
        </w:rPr>
        <w:t>，</w:t>
      </w:r>
      <w:r w:rsidRPr="00F249DC">
        <w:rPr>
          <w:rFonts w:ascii="宋体" w:hAnsi="宋体" w:cs="宋体" w:hint="eastAsia"/>
          <w:color w:val="000000"/>
          <w:kern w:val="0"/>
          <w:sz w:val="24"/>
        </w:rPr>
        <w:t>能</w:t>
      </w:r>
      <w:r w:rsidRPr="00F249DC">
        <w:rPr>
          <w:rFonts w:ascii="宋体" w:hAnsi="宋体" w:cs="宋体"/>
          <w:color w:val="000000"/>
          <w:kern w:val="0"/>
          <w:sz w:val="24"/>
        </w:rPr>
        <w:t>使用户快速有效地共享</w:t>
      </w:r>
      <w:r w:rsidRPr="00F249DC">
        <w:rPr>
          <w:rFonts w:ascii="宋体" w:hAnsi="宋体" w:cs="宋体" w:hint="eastAsia"/>
          <w:color w:val="000000"/>
          <w:kern w:val="0"/>
          <w:sz w:val="24"/>
        </w:rPr>
        <w:t>、</w:t>
      </w:r>
      <w:r w:rsidRPr="00F249DC">
        <w:rPr>
          <w:rFonts w:ascii="宋体" w:hAnsi="宋体" w:cs="宋体"/>
          <w:color w:val="000000"/>
          <w:kern w:val="0"/>
          <w:sz w:val="24"/>
        </w:rPr>
        <w:t>检索、提取、更新数据。</w:t>
      </w:r>
    </w:p>
    <w:p w14:paraId="6DBFC639" w14:textId="5093BF69"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3</w:t>
      </w:r>
      <w:r w:rsidRPr="00F249DC">
        <w:rPr>
          <w:rFonts w:ascii="宋体" w:hAnsi="宋体" w:cs="宋体"/>
          <w:color w:val="000000"/>
          <w:kern w:val="0"/>
          <w:sz w:val="24"/>
        </w:rPr>
        <w:t>、数据处理与显示。用户</w:t>
      </w:r>
      <w:r w:rsidRPr="00F249DC">
        <w:rPr>
          <w:rFonts w:ascii="宋体" w:hAnsi="宋体" w:cs="宋体" w:hint="eastAsia"/>
          <w:color w:val="000000"/>
          <w:kern w:val="0"/>
          <w:sz w:val="24"/>
        </w:rPr>
        <w:t>通过操作界面上的功能按键，可对</w:t>
      </w:r>
      <w:r w:rsidRPr="00F249DC">
        <w:rPr>
          <w:rFonts w:ascii="宋体" w:hAnsi="宋体" w:cs="宋体"/>
          <w:color w:val="000000"/>
          <w:kern w:val="0"/>
          <w:sz w:val="24"/>
        </w:rPr>
        <w:t>对数据进行 (如增加、删除、修改、查询、统计等) 处理，</w:t>
      </w:r>
      <w:r w:rsidRPr="00F249DC">
        <w:rPr>
          <w:rFonts w:ascii="宋体" w:hAnsi="宋体" w:cs="宋体" w:hint="eastAsia"/>
          <w:color w:val="000000"/>
          <w:kern w:val="0"/>
          <w:sz w:val="24"/>
        </w:rPr>
        <w:t>最终</w:t>
      </w:r>
      <w:r w:rsidR="00943B9D">
        <w:rPr>
          <w:rFonts w:ascii="宋体" w:hAnsi="宋体" w:cs="宋体"/>
          <w:color w:val="000000"/>
          <w:kern w:val="0"/>
          <w:sz w:val="24"/>
        </w:rPr>
        <w:t>以</w:t>
      </w:r>
      <w:r w:rsidR="00943B9D">
        <w:rPr>
          <w:rFonts w:ascii="宋体" w:hAnsi="宋体" w:cs="宋体" w:hint="eastAsia"/>
          <w:color w:val="000000"/>
          <w:kern w:val="0"/>
          <w:sz w:val="24"/>
        </w:rPr>
        <w:t>地图</w:t>
      </w:r>
      <w:r w:rsidR="00943B9D">
        <w:rPr>
          <w:rFonts w:ascii="宋体" w:hAnsi="宋体" w:cs="宋体"/>
          <w:color w:val="000000"/>
          <w:kern w:val="0"/>
          <w:sz w:val="24"/>
        </w:rPr>
        <w:t>或者表格</w:t>
      </w:r>
      <w:r w:rsidRPr="00F249DC">
        <w:rPr>
          <w:rFonts w:ascii="宋体" w:hAnsi="宋体" w:cs="宋体"/>
          <w:color w:val="000000"/>
          <w:kern w:val="0"/>
          <w:sz w:val="24"/>
        </w:rPr>
        <w:t>的形式显示在屏幕上或以</w:t>
      </w:r>
      <w:r w:rsidR="00943B9D">
        <w:rPr>
          <w:rFonts w:ascii="宋体" w:hAnsi="宋体" w:cs="宋体" w:hint="eastAsia"/>
          <w:color w:val="000000"/>
          <w:kern w:val="0"/>
          <w:sz w:val="24"/>
        </w:rPr>
        <w:t>侧拉</w:t>
      </w:r>
      <w:r w:rsidR="00943B9D">
        <w:rPr>
          <w:rFonts w:ascii="宋体" w:hAnsi="宋体" w:cs="宋体"/>
          <w:color w:val="000000"/>
          <w:kern w:val="0"/>
          <w:sz w:val="24"/>
        </w:rPr>
        <w:t>框</w:t>
      </w:r>
      <w:r w:rsidRPr="00F249DC">
        <w:rPr>
          <w:rFonts w:ascii="宋体" w:hAnsi="宋体" w:cs="宋体"/>
          <w:color w:val="000000"/>
          <w:kern w:val="0"/>
          <w:sz w:val="24"/>
        </w:rPr>
        <w:t>的形式输出。</w:t>
      </w:r>
    </w:p>
    <w:p w14:paraId="71245D25"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4</w:t>
      </w:r>
      <w:r w:rsidRPr="00F249DC">
        <w:rPr>
          <w:rFonts w:ascii="宋体" w:hAnsi="宋体" w:cs="宋体"/>
          <w:color w:val="000000"/>
          <w:kern w:val="0"/>
          <w:sz w:val="24"/>
        </w:rPr>
        <w:t>、用户界面。设计出较友好的用户界面，对非计算机专业人员来说，使用比较方便和简单的；操作中不必涉及任何数据库系统内部复杂的功能，只需要在页面上操作即可。</w:t>
      </w:r>
    </w:p>
    <w:p w14:paraId="1B16545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5</w:t>
      </w:r>
      <w:r w:rsidRPr="00F249DC">
        <w:rPr>
          <w:rFonts w:ascii="宋体" w:hAnsi="宋体" w:cs="宋体"/>
          <w:color w:val="000000"/>
          <w:kern w:val="0"/>
          <w:sz w:val="24"/>
        </w:rPr>
        <w:t>、模块实现逻辑。通过图形可以快速、方便、简单的使管理者以及使用者理解系统功能的实现逻辑</w:t>
      </w:r>
      <w:r w:rsidRPr="00F249DC">
        <w:rPr>
          <w:rFonts w:ascii="宋体" w:hAnsi="宋体" w:cs="宋体" w:hint="eastAsia"/>
          <w:color w:val="000000"/>
          <w:kern w:val="0"/>
          <w:sz w:val="24"/>
        </w:rPr>
        <w:t>和如何使用</w:t>
      </w:r>
      <w:r w:rsidRPr="00F249DC">
        <w:rPr>
          <w:rFonts w:ascii="宋体" w:hAnsi="宋体" w:cs="宋体"/>
          <w:color w:val="000000"/>
          <w:kern w:val="0"/>
          <w:sz w:val="24"/>
        </w:rPr>
        <w:t>，便于后续对系统的维护和版本的升级。</w:t>
      </w:r>
    </w:p>
    <w:p w14:paraId="42AE9035"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rFonts w:ascii="黑体" w:eastAsia="黑体" w:hAnsi="黑体"/>
          <w:color w:val="000000"/>
          <w:sz w:val="36"/>
          <w:szCs w:val="36"/>
        </w:rPr>
      </w:pPr>
    </w:p>
    <w:p w14:paraId="3DDF0BBC" w14:textId="77777777" w:rsidR="006E0F42" w:rsidRPr="00F249DC" w:rsidRDefault="006E0F42" w:rsidP="006E0F42">
      <w:pPr>
        <w:pStyle w:val="1"/>
        <w:jc w:val="center"/>
        <w:rPr>
          <w:rStyle w:val="afff4"/>
          <w:rFonts w:ascii="黑体" w:eastAsia="黑体" w:hAnsi="黑体"/>
          <w:color w:val="000000"/>
          <w:sz w:val="36"/>
          <w:szCs w:val="36"/>
        </w:rPr>
      </w:pPr>
      <w:bookmarkStart w:id="328" w:name="_Toc356378582"/>
      <w:bookmarkStart w:id="329" w:name="_Toc356381735"/>
      <w:bookmarkStart w:id="330" w:name="_Toc356990857"/>
      <w:bookmarkStart w:id="331" w:name="_Toc420932652"/>
      <w:bookmarkStart w:id="332" w:name="_Toc420933151"/>
      <w:r w:rsidRPr="00F249DC">
        <w:rPr>
          <w:rStyle w:val="afff4"/>
          <w:rFonts w:ascii="黑体" w:eastAsia="黑体" w:hAnsi="黑体" w:hint="eastAsia"/>
          <w:color w:val="000000"/>
          <w:sz w:val="36"/>
          <w:szCs w:val="36"/>
        </w:rPr>
        <w:lastRenderedPageBreak/>
        <w:t>致  谢</w:t>
      </w:r>
      <w:bookmarkEnd w:id="327"/>
      <w:bookmarkEnd w:id="328"/>
      <w:bookmarkEnd w:id="329"/>
      <w:bookmarkEnd w:id="330"/>
      <w:bookmarkEnd w:id="331"/>
      <w:bookmarkEnd w:id="332"/>
    </w:p>
    <w:p w14:paraId="30D1F3E7" w14:textId="0F5CE331"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w:t>
      </w:r>
      <w:r w:rsidR="00943B9D">
        <w:rPr>
          <w:rFonts w:ascii="宋体" w:hAnsi="宋体" w:cs="宋体" w:hint="eastAsia"/>
          <w:color w:val="000000"/>
          <w:kern w:val="0"/>
          <w:sz w:val="24"/>
        </w:rPr>
        <w:t>李波</w:t>
      </w:r>
      <w:r w:rsidRPr="00F249DC">
        <w:rPr>
          <w:rFonts w:ascii="宋体" w:hAnsi="宋体" w:cs="宋体"/>
          <w:color w:val="000000"/>
          <w:kern w:val="0"/>
          <w:sz w:val="24"/>
        </w:rPr>
        <w:t>老师在作者完成毕业设计的各个环节中给予的信息指导和谆谆教诲，使作者能够在规定的时间内顺利完成毕业设计。</w:t>
      </w:r>
    </w:p>
    <w:p w14:paraId="0186BF23" w14:textId="32DA0E28" w:rsidR="006E0F42" w:rsidRPr="00F249DC" w:rsidRDefault="00E55EDD" w:rsidP="006E0F42">
      <w:pPr>
        <w:widowControl/>
        <w:adjustRightInd w:val="0"/>
        <w:spacing w:before="100" w:after="50" w:line="440" w:lineRule="exact"/>
        <w:ind w:firstLineChars="200" w:firstLine="480"/>
        <w:jc w:val="left"/>
        <w:rPr>
          <w:rFonts w:ascii="宋体" w:hAnsi="宋体" w:cs="宋体"/>
          <w:color w:val="000000"/>
          <w:kern w:val="0"/>
          <w:sz w:val="24"/>
        </w:rPr>
      </w:pPr>
      <w:r>
        <w:rPr>
          <w:rFonts w:ascii="宋体" w:hAnsi="宋体" w:cs="宋体"/>
          <w:color w:val="000000"/>
          <w:kern w:val="0"/>
          <w:sz w:val="24"/>
        </w:rPr>
        <w:t>进入知识工程实验室以来，作者得到了</w:t>
      </w:r>
      <w:r>
        <w:rPr>
          <w:rFonts w:ascii="宋体" w:hAnsi="宋体" w:cs="宋体" w:hint="eastAsia"/>
          <w:color w:val="000000"/>
          <w:kern w:val="0"/>
          <w:sz w:val="24"/>
        </w:rPr>
        <w:t>李</w:t>
      </w:r>
      <w:r w:rsidR="006E0F42" w:rsidRPr="00F249DC">
        <w:rPr>
          <w:rFonts w:ascii="宋体" w:hAnsi="宋体" w:cs="宋体"/>
          <w:color w:val="000000"/>
          <w:kern w:val="0"/>
          <w:sz w:val="24"/>
        </w:rPr>
        <w:t>老师的悉心指导和关怀，使作者有机会能在上学期间参与到实际项目的开发工作，非常感谢</w:t>
      </w:r>
      <w:r>
        <w:rPr>
          <w:rFonts w:ascii="宋体" w:hAnsi="宋体" w:cs="宋体" w:hint="eastAsia"/>
          <w:color w:val="000000"/>
          <w:kern w:val="0"/>
          <w:sz w:val="24"/>
        </w:rPr>
        <w:t>李</w:t>
      </w:r>
      <w:r>
        <w:rPr>
          <w:rFonts w:ascii="宋体" w:hAnsi="宋体" w:cs="宋体"/>
          <w:color w:val="000000"/>
          <w:kern w:val="0"/>
          <w:sz w:val="24"/>
        </w:rPr>
        <w:t>老师给予作者的机会和信任。</w:t>
      </w:r>
      <w:r>
        <w:rPr>
          <w:rFonts w:ascii="宋体" w:hAnsi="宋体" w:cs="宋体" w:hint="eastAsia"/>
          <w:color w:val="000000"/>
          <w:kern w:val="0"/>
          <w:sz w:val="24"/>
        </w:rPr>
        <w:t>李</w:t>
      </w:r>
      <w:r w:rsidR="006E0F42" w:rsidRPr="00F249DC">
        <w:rPr>
          <w:rFonts w:ascii="宋体" w:hAnsi="宋体" w:cs="宋体"/>
          <w:color w:val="000000"/>
          <w:kern w:val="0"/>
          <w:sz w:val="24"/>
        </w:rPr>
        <w:t>老师渊博的学识和严谨的作风以及认真负责、事实求是的工作态度，是作者在今</w:t>
      </w:r>
      <w:r>
        <w:rPr>
          <w:rFonts w:ascii="宋体" w:hAnsi="宋体" w:cs="宋体"/>
          <w:color w:val="000000"/>
          <w:kern w:val="0"/>
          <w:sz w:val="24"/>
        </w:rPr>
        <w:t>后的工作、学习和生活中的榜样，是作者追求的目标。在此，由衷的向</w:t>
      </w:r>
      <w:r>
        <w:rPr>
          <w:rFonts w:ascii="宋体" w:hAnsi="宋体" w:cs="宋体" w:hint="eastAsia"/>
          <w:color w:val="000000"/>
          <w:kern w:val="0"/>
          <w:sz w:val="24"/>
        </w:rPr>
        <w:t>李</w:t>
      </w:r>
      <w:r w:rsidR="006E0F42" w:rsidRPr="00F249DC">
        <w:rPr>
          <w:rFonts w:ascii="宋体" w:hAnsi="宋体" w:cs="宋体"/>
          <w:color w:val="000000"/>
          <w:kern w:val="0"/>
          <w:sz w:val="24"/>
        </w:rPr>
        <w:t>老师说一声谢谢，谢谢他对作者的无限帮助和信任。</w:t>
      </w:r>
    </w:p>
    <w:p w14:paraId="295F4981"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感谢曾帮助、关心和爱护过作者的所有同学和朋友，他们抽出自己宝贵的时间帮助作者解决和解答了很多有关于毕业设计制作过程中的疑惑和技术性的问题。在此，非常的感谢他们。</w:t>
      </w:r>
    </w:p>
    <w:p w14:paraId="47939EA6"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作者还要感谢曾经给自己授课的给位老师，是他们的教导成就了作者的学业，是他们的奉献丰富了作者的学习生活。</w:t>
      </w:r>
    </w:p>
    <w:p w14:paraId="053A21E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另外，作者还要感谢家人，他们给作者创造了良好的学习环境，是他们在背后默默的支持和无私的付出给予了作者前进的动力。我所取得的任何成绩，都有他们的一份辛劳，在此特向他们表示由衷的谢意和真诚的祝福。</w:t>
      </w:r>
    </w:p>
    <w:p w14:paraId="22338A1D"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在即将分别之季，作者向曾经帮助过自己的老师和同学表示最诚挚的谢意。</w:t>
      </w:r>
    </w:p>
    <w:p w14:paraId="2E46434B" w14:textId="77777777" w:rsidR="006E0F42" w:rsidRPr="00F249DC" w:rsidRDefault="006E0F42" w:rsidP="006E0F42">
      <w:pPr>
        <w:rPr>
          <w:rFonts w:ascii="Calibri" w:hAnsi="Calibri"/>
          <w:b/>
          <w:bCs/>
          <w:color w:val="000000"/>
          <w:kern w:val="44"/>
          <w:sz w:val="44"/>
          <w:szCs w:val="44"/>
        </w:rPr>
      </w:pPr>
    </w:p>
    <w:p w14:paraId="58905608" w14:textId="77777777" w:rsidR="006E0F42" w:rsidRPr="00F249DC" w:rsidRDefault="006E0F42" w:rsidP="006E0F42">
      <w:pPr>
        <w:rPr>
          <w:rFonts w:ascii="Calibri" w:hAnsi="Calibri"/>
          <w:b/>
          <w:bCs/>
          <w:color w:val="000000"/>
          <w:kern w:val="44"/>
          <w:sz w:val="44"/>
          <w:szCs w:val="44"/>
        </w:rPr>
      </w:pPr>
    </w:p>
    <w:p w14:paraId="34415D2E" w14:textId="77777777" w:rsidR="006E0F42" w:rsidRPr="00F249DC" w:rsidRDefault="006E0F42" w:rsidP="006E0F42">
      <w:pPr>
        <w:rPr>
          <w:color w:val="000000"/>
        </w:rPr>
      </w:pPr>
    </w:p>
    <w:p w14:paraId="4AA0733E" w14:textId="77777777" w:rsidR="006E0F42" w:rsidRPr="00F249DC" w:rsidRDefault="006E0F42" w:rsidP="006E0F42">
      <w:pPr>
        <w:rPr>
          <w:color w:val="000000"/>
        </w:rPr>
      </w:pPr>
    </w:p>
    <w:p w14:paraId="0924F1D7" w14:textId="725DD484" w:rsidR="006C460B" w:rsidRDefault="006E0F42" w:rsidP="00E55EDD">
      <w:pPr>
        <w:pStyle w:val="1"/>
        <w:jc w:val="center"/>
        <w:rPr>
          <w:rStyle w:val="afff4"/>
          <w:rFonts w:ascii="黑体" w:eastAsia="黑体" w:hAnsi="黑体"/>
          <w:color w:val="000000"/>
          <w:sz w:val="36"/>
          <w:szCs w:val="36"/>
        </w:rPr>
      </w:pPr>
      <w:bookmarkStart w:id="333" w:name="_Toc356378583"/>
      <w:bookmarkStart w:id="334" w:name="_Toc356381736"/>
      <w:bookmarkStart w:id="335" w:name="_Toc356990858"/>
      <w:bookmarkStart w:id="336" w:name="_Toc420932653"/>
      <w:bookmarkStart w:id="337" w:name="_Toc420933152"/>
      <w:bookmarkEnd w:id="52"/>
      <w:bookmarkEnd w:id="53"/>
      <w:bookmarkEnd w:id="54"/>
      <w:bookmarkEnd w:id="55"/>
      <w:r w:rsidRPr="00F249DC">
        <w:rPr>
          <w:rStyle w:val="afff4"/>
          <w:rFonts w:ascii="黑体" w:eastAsia="黑体" w:hAnsi="黑体" w:hint="eastAsia"/>
          <w:color w:val="000000"/>
          <w:sz w:val="36"/>
          <w:szCs w:val="36"/>
        </w:rPr>
        <w:lastRenderedPageBreak/>
        <w:t>参考文献</w:t>
      </w:r>
      <w:bookmarkEnd w:id="333"/>
      <w:bookmarkEnd w:id="334"/>
      <w:bookmarkEnd w:id="335"/>
      <w:bookmarkEnd w:id="336"/>
      <w:bookmarkEnd w:id="337"/>
    </w:p>
    <w:p w14:paraId="14AED0CE" w14:textId="45BC8FD2" w:rsidR="00E55EDD" w:rsidRDefault="00E55EDD" w:rsidP="00E55EDD">
      <w:pPr>
        <w:rPr>
          <w:color w:val="000000"/>
          <w:sz w:val="24"/>
        </w:rPr>
      </w:pPr>
      <w:r w:rsidRPr="000412D2">
        <w:rPr>
          <w:rFonts w:hint="eastAsia"/>
          <w:color w:val="000000"/>
          <w:sz w:val="24"/>
        </w:rPr>
        <w:t>[</w:t>
      </w:r>
      <w:r>
        <w:rPr>
          <w:rFonts w:hint="eastAsia"/>
          <w:color w:val="000000"/>
          <w:sz w:val="24"/>
        </w:rPr>
        <w:t>1]</w:t>
      </w:r>
      <w:r>
        <w:rPr>
          <w:rFonts w:hint="eastAsia"/>
          <w:color w:val="000000"/>
          <w:sz w:val="24"/>
        </w:rPr>
        <w:t>付林，</w:t>
      </w:r>
      <w:r>
        <w:rPr>
          <w:color w:val="000000"/>
          <w:sz w:val="24"/>
        </w:rPr>
        <w:t>闫强</w:t>
      </w:r>
      <w:r>
        <w:rPr>
          <w:rFonts w:hint="eastAsia"/>
          <w:color w:val="000000"/>
          <w:sz w:val="24"/>
        </w:rPr>
        <w:t>，</w:t>
      </w:r>
      <w:r>
        <w:rPr>
          <w:color w:val="000000"/>
          <w:sz w:val="24"/>
        </w:rPr>
        <w:t>李</w:t>
      </w:r>
      <w:r>
        <w:rPr>
          <w:rFonts w:hint="eastAsia"/>
          <w:color w:val="000000"/>
          <w:sz w:val="24"/>
        </w:rPr>
        <w:t>祥</w:t>
      </w:r>
      <w:r w:rsidRPr="000412D2">
        <w:rPr>
          <w:rFonts w:hint="eastAsia"/>
          <w:color w:val="000000"/>
          <w:sz w:val="24"/>
        </w:rPr>
        <w:t>.</w:t>
      </w:r>
      <w:r>
        <w:rPr>
          <w:rFonts w:hint="eastAsia"/>
          <w:color w:val="000000"/>
          <w:sz w:val="24"/>
        </w:rPr>
        <w:t>基于百度</w:t>
      </w:r>
      <w:r>
        <w:rPr>
          <w:color w:val="000000"/>
          <w:sz w:val="24"/>
        </w:rPr>
        <w:t>地图的</w:t>
      </w:r>
      <w:r>
        <w:rPr>
          <w:rFonts w:hint="eastAsia"/>
          <w:color w:val="000000"/>
          <w:sz w:val="24"/>
        </w:rPr>
        <w:t>小区域</w:t>
      </w:r>
      <w:r>
        <w:rPr>
          <w:color w:val="000000"/>
          <w:sz w:val="24"/>
        </w:rPr>
        <w:t>导航</w:t>
      </w:r>
      <w:r>
        <w:rPr>
          <w:rFonts w:hint="eastAsia"/>
          <w:color w:val="000000"/>
          <w:sz w:val="24"/>
        </w:rPr>
        <w:t>实现</w:t>
      </w:r>
      <w:r>
        <w:rPr>
          <w:color w:val="000000"/>
          <w:sz w:val="24"/>
        </w:rPr>
        <w:t>方案</w:t>
      </w:r>
      <w:r>
        <w:rPr>
          <w:rFonts w:hint="eastAsia"/>
          <w:color w:val="000000"/>
          <w:sz w:val="24"/>
        </w:rPr>
        <w:t>研究</w:t>
      </w:r>
      <w:r w:rsidRPr="000412D2">
        <w:rPr>
          <w:rFonts w:hint="eastAsia"/>
          <w:color w:val="000000"/>
          <w:sz w:val="24"/>
        </w:rPr>
        <w:t>[J].</w:t>
      </w:r>
      <w:r w:rsidRPr="000412D2">
        <w:rPr>
          <w:rFonts w:hint="eastAsia"/>
          <w:color w:val="000000"/>
          <w:sz w:val="24"/>
        </w:rPr>
        <w:t>计算机</w:t>
      </w:r>
      <w:r>
        <w:rPr>
          <w:rFonts w:hint="eastAsia"/>
          <w:color w:val="000000"/>
          <w:sz w:val="24"/>
        </w:rPr>
        <w:t>技术与</w:t>
      </w:r>
      <w:r>
        <w:rPr>
          <w:color w:val="000000"/>
          <w:sz w:val="24"/>
        </w:rPr>
        <w:t>发展</w:t>
      </w:r>
      <w:r w:rsidRPr="000412D2">
        <w:rPr>
          <w:rFonts w:hint="eastAsia"/>
          <w:color w:val="000000"/>
          <w:sz w:val="24"/>
        </w:rPr>
        <w:t>，</w:t>
      </w:r>
      <w:r w:rsidRPr="000412D2">
        <w:rPr>
          <w:rFonts w:hint="eastAsia"/>
          <w:color w:val="000000"/>
          <w:sz w:val="24"/>
        </w:rPr>
        <w:t>20</w:t>
      </w:r>
      <w:r>
        <w:rPr>
          <w:color w:val="000000"/>
          <w:sz w:val="24"/>
        </w:rPr>
        <w:t>14</w:t>
      </w:r>
      <w:r>
        <w:rPr>
          <w:rFonts w:hint="eastAsia"/>
          <w:color w:val="000000"/>
          <w:sz w:val="24"/>
        </w:rPr>
        <w:t>(2)</w:t>
      </w:r>
      <w:r w:rsidRPr="000412D2">
        <w:rPr>
          <w:rFonts w:hint="eastAsia"/>
          <w:color w:val="000000"/>
          <w:sz w:val="24"/>
        </w:rPr>
        <w:t>：</w:t>
      </w:r>
      <w:r w:rsidRPr="000412D2">
        <w:rPr>
          <w:rFonts w:hint="eastAsia"/>
          <w:color w:val="000000"/>
          <w:sz w:val="24"/>
        </w:rPr>
        <w:t>65-78</w:t>
      </w:r>
    </w:p>
    <w:p w14:paraId="6B81F025" w14:textId="01A0B019" w:rsidR="00A3108C" w:rsidRDefault="00A3108C" w:rsidP="00E55EDD">
      <w:pPr>
        <w:rPr>
          <w:color w:val="000000"/>
          <w:sz w:val="24"/>
        </w:rPr>
      </w:pPr>
      <w:r>
        <w:rPr>
          <w:rFonts w:hint="eastAsia"/>
          <w:color w:val="000000"/>
          <w:sz w:val="24"/>
        </w:rPr>
        <w:t>[</w:t>
      </w:r>
      <w:r>
        <w:rPr>
          <w:color w:val="000000"/>
          <w:sz w:val="24"/>
        </w:rPr>
        <w:t>2</w:t>
      </w:r>
      <w:r>
        <w:rPr>
          <w:rFonts w:hint="eastAsia"/>
          <w:color w:val="000000"/>
          <w:sz w:val="24"/>
        </w:rPr>
        <w:t>]</w:t>
      </w:r>
      <w:r w:rsidRPr="00A3108C">
        <w:rPr>
          <w:sz w:val="24"/>
        </w:rPr>
        <w:t> </w:t>
      </w:r>
      <w:r w:rsidRPr="00A3108C">
        <w:rPr>
          <w:color w:val="000000"/>
          <w:sz w:val="24"/>
        </w:rPr>
        <w:t>Paulson,L.D.Building rich web applications with Ajax. Computer . 2005</w:t>
      </w:r>
    </w:p>
    <w:p w14:paraId="0C9051A1" w14:textId="4A97E7A9" w:rsidR="00A3108C" w:rsidRDefault="00A3108C" w:rsidP="00E55EDD">
      <w:pPr>
        <w:rPr>
          <w:color w:val="000000"/>
          <w:sz w:val="24"/>
        </w:rPr>
      </w:pPr>
      <w:r>
        <w:rPr>
          <w:color w:val="000000"/>
          <w:sz w:val="24"/>
        </w:rPr>
        <w:t>[3]</w:t>
      </w:r>
      <w:r w:rsidRPr="00A3108C">
        <w:rPr>
          <w:rFonts w:ascii="Arial" w:hAnsi="Arial" w:cs="Arial"/>
          <w:color w:val="000000"/>
          <w:sz w:val="18"/>
          <w:szCs w:val="18"/>
          <w:shd w:val="clear" w:color="auto" w:fill="F7F7F7"/>
        </w:rPr>
        <w:t xml:space="preserve"> </w:t>
      </w:r>
      <w:r w:rsidRPr="00A3108C">
        <w:rPr>
          <w:color w:val="000000"/>
          <w:sz w:val="24"/>
        </w:rPr>
        <w:t>Smith,K.Simplifying Ajax-style Web development. Computer . 2006</w:t>
      </w:r>
    </w:p>
    <w:p w14:paraId="7724477A" w14:textId="6F34E62E" w:rsidR="00A3108C" w:rsidRDefault="00A3108C" w:rsidP="00E55EDD">
      <w:pPr>
        <w:rPr>
          <w:color w:val="000000"/>
          <w:sz w:val="24"/>
        </w:rPr>
      </w:pPr>
      <w:r>
        <w:rPr>
          <w:color w:val="000000"/>
          <w:sz w:val="24"/>
        </w:rPr>
        <w:t>[4]</w:t>
      </w:r>
      <w:r w:rsidRPr="00A3108C">
        <w:rPr>
          <w:rFonts w:ascii="Arial" w:hAnsi="Arial" w:cs="Arial"/>
          <w:color w:val="000000"/>
          <w:sz w:val="18"/>
          <w:szCs w:val="18"/>
        </w:rPr>
        <w:t xml:space="preserve"> </w:t>
      </w:r>
      <w:r w:rsidRPr="00A3108C">
        <w:rPr>
          <w:color w:val="000000"/>
          <w:sz w:val="24"/>
        </w:rPr>
        <w:t>Bradley D.Adding panoramas to Google maps using Ajax. . 2006</w:t>
      </w:r>
    </w:p>
    <w:p w14:paraId="46F571D6" w14:textId="265152E4" w:rsidR="00A3108C" w:rsidRDefault="00A3108C" w:rsidP="00E55EDD">
      <w:pPr>
        <w:rPr>
          <w:color w:val="000000"/>
          <w:sz w:val="24"/>
        </w:rPr>
      </w:pPr>
      <w:r>
        <w:rPr>
          <w:color w:val="000000"/>
          <w:sz w:val="24"/>
        </w:rPr>
        <w:t>[5]</w:t>
      </w:r>
      <w:r>
        <w:rPr>
          <w:rFonts w:hint="eastAsia"/>
          <w:color w:val="000000"/>
          <w:sz w:val="24"/>
        </w:rPr>
        <w:t>杜传明</w:t>
      </w:r>
      <w:r>
        <w:rPr>
          <w:rFonts w:hint="eastAsia"/>
          <w:color w:val="000000"/>
          <w:sz w:val="24"/>
        </w:rPr>
        <w:t>.</w:t>
      </w:r>
      <w:r>
        <w:rPr>
          <w:rFonts w:hint="eastAsia"/>
          <w:color w:val="000000"/>
          <w:sz w:val="24"/>
        </w:rPr>
        <w:t>百度</w:t>
      </w:r>
      <w:r>
        <w:rPr>
          <w:color w:val="000000"/>
          <w:sz w:val="24"/>
        </w:rPr>
        <w:t>地图</w:t>
      </w:r>
      <w:r>
        <w:rPr>
          <w:rFonts w:hint="eastAsia"/>
          <w:color w:val="000000"/>
          <w:sz w:val="24"/>
        </w:rPr>
        <w:t>API</w:t>
      </w:r>
      <w:r>
        <w:rPr>
          <w:rFonts w:hint="eastAsia"/>
          <w:color w:val="000000"/>
          <w:sz w:val="24"/>
        </w:rPr>
        <w:t>在</w:t>
      </w:r>
      <w:r>
        <w:rPr>
          <w:color w:val="000000"/>
          <w:sz w:val="24"/>
        </w:rPr>
        <w:t>小型地理信息</w:t>
      </w:r>
      <w:r>
        <w:rPr>
          <w:rFonts w:hint="eastAsia"/>
          <w:color w:val="000000"/>
          <w:sz w:val="24"/>
        </w:rPr>
        <w:t>系统</w:t>
      </w:r>
      <w:r>
        <w:rPr>
          <w:color w:val="000000"/>
          <w:sz w:val="24"/>
        </w:rPr>
        <w:t>中的应用</w:t>
      </w:r>
      <w:r>
        <w:rPr>
          <w:rFonts w:hint="eastAsia"/>
          <w:color w:val="000000"/>
          <w:sz w:val="24"/>
        </w:rPr>
        <w:t>[</w:t>
      </w:r>
      <w:r>
        <w:rPr>
          <w:color w:val="000000"/>
          <w:sz w:val="24"/>
        </w:rPr>
        <w:t>J</w:t>
      </w:r>
      <w:r>
        <w:rPr>
          <w:rFonts w:hint="eastAsia"/>
          <w:color w:val="000000"/>
          <w:sz w:val="24"/>
        </w:rPr>
        <w:t>]</w:t>
      </w:r>
      <w:r>
        <w:rPr>
          <w:color w:val="000000"/>
          <w:sz w:val="24"/>
        </w:rPr>
        <w:t>.</w:t>
      </w:r>
      <w:r>
        <w:rPr>
          <w:rFonts w:hint="eastAsia"/>
          <w:color w:val="000000"/>
          <w:sz w:val="24"/>
        </w:rPr>
        <w:t>测绘</w:t>
      </w:r>
      <w:r>
        <w:rPr>
          <w:color w:val="000000"/>
          <w:sz w:val="24"/>
        </w:rPr>
        <w:t>与空间地理信息</w:t>
      </w:r>
      <w:r>
        <w:rPr>
          <w:rFonts w:hint="eastAsia"/>
          <w:color w:val="000000"/>
          <w:sz w:val="24"/>
        </w:rPr>
        <w:t>，</w:t>
      </w:r>
      <w:r>
        <w:rPr>
          <w:rFonts w:hint="eastAsia"/>
          <w:color w:val="000000"/>
          <w:sz w:val="24"/>
        </w:rPr>
        <w:t>2011</w:t>
      </w:r>
      <w:r>
        <w:rPr>
          <w:color w:val="000000"/>
          <w:sz w:val="24"/>
        </w:rPr>
        <w:t>(4): 59-99</w:t>
      </w:r>
    </w:p>
    <w:p w14:paraId="297FC911" w14:textId="513D3171" w:rsidR="00A3108C" w:rsidRDefault="00A3108C" w:rsidP="00E55EDD">
      <w:pPr>
        <w:rPr>
          <w:color w:val="000000"/>
          <w:sz w:val="24"/>
        </w:rPr>
      </w:pPr>
      <w:r>
        <w:rPr>
          <w:color w:val="000000"/>
          <w:sz w:val="24"/>
        </w:rPr>
        <w:t>[6]</w:t>
      </w:r>
      <w:r w:rsidRPr="00A3108C">
        <w:rPr>
          <w:rFonts w:ascii="Consolas" w:hAnsi="Consolas" w:cs="Consolas"/>
          <w:color w:val="222222"/>
          <w:sz w:val="18"/>
          <w:szCs w:val="18"/>
          <w:shd w:val="clear" w:color="auto" w:fill="FFFFFF"/>
        </w:rPr>
        <w:t xml:space="preserve"> </w:t>
      </w:r>
      <w:r w:rsidRPr="003953B2">
        <w:rPr>
          <w:color w:val="000000"/>
          <w:sz w:val="24"/>
        </w:rPr>
        <w:t>殷玥</w:t>
      </w:r>
      <w:r w:rsidRPr="003953B2">
        <w:rPr>
          <w:rFonts w:hint="eastAsia"/>
          <w:color w:val="000000"/>
          <w:sz w:val="24"/>
        </w:rPr>
        <w:t>，</w:t>
      </w:r>
      <w:r w:rsidRPr="003953B2">
        <w:rPr>
          <w:color w:val="000000"/>
          <w:sz w:val="24"/>
        </w:rPr>
        <w:t>刘伟</w:t>
      </w:r>
      <w:r w:rsidRPr="003953B2">
        <w:rPr>
          <w:rFonts w:hint="eastAsia"/>
          <w:color w:val="000000"/>
          <w:sz w:val="24"/>
        </w:rPr>
        <w:t>，</w:t>
      </w:r>
      <w:r w:rsidRPr="003953B2">
        <w:rPr>
          <w:color w:val="000000"/>
          <w:sz w:val="24"/>
        </w:rPr>
        <w:t>郭东恩</w:t>
      </w:r>
      <w:r w:rsidRPr="003953B2">
        <w:rPr>
          <w:rFonts w:hint="eastAsia"/>
          <w:color w:val="000000"/>
          <w:sz w:val="24"/>
        </w:rPr>
        <w:t>.</w:t>
      </w:r>
      <w:r>
        <w:rPr>
          <w:rFonts w:hint="eastAsia"/>
          <w:color w:val="000000"/>
          <w:sz w:val="24"/>
        </w:rPr>
        <w:t>基于</w:t>
      </w:r>
      <w:r>
        <w:rPr>
          <w:color w:val="000000"/>
          <w:sz w:val="24"/>
        </w:rPr>
        <w:t>百度地图</w:t>
      </w:r>
      <w:r>
        <w:rPr>
          <w:rFonts w:hint="eastAsia"/>
          <w:color w:val="000000"/>
          <w:sz w:val="24"/>
        </w:rPr>
        <w:t>API</w:t>
      </w:r>
      <w:r>
        <w:rPr>
          <w:rFonts w:hint="eastAsia"/>
          <w:color w:val="000000"/>
          <w:sz w:val="24"/>
        </w:rPr>
        <w:t>的</w:t>
      </w:r>
      <w:r>
        <w:rPr>
          <w:color w:val="000000"/>
          <w:sz w:val="24"/>
        </w:rPr>
        <w:t>房地产</w:t>
      </w:r>
      <w:r>
        <w:rPr>
          <w:rFonts w:hint="eastAsia"/>
          <w:color w:val="000000"/>
          <w:sz w:val="24"/>
        </w:rPr>
        <w:t>展示</w:t>
      </w:r>
      <w:r>
        <w:rPr>
          <w:color w:val="000000"/>
          <w:sz w:val="24"/>
        </w:rPr>
        <w:t>系统的实现</w:t>
      </w:r>
      <w:r>
        <w:rPr>
          <w:rFonts w:hint="eastAsia"/>
          <w:color w:val="000000"/>
          <w:sz w:val="24"/>
        </w:rPr>
        <w:t>[</w:t>
      </w:r>
      <w:r>
        <w:rPr>
          <w:color w:val="000000"/>
          <w:sz w:val="24"/>
        </w:rPr>
        <w:t>J</w:t>
      </w:r>
      <w:r>
        <w:rPr>
          <w:rFonts w:hint="eastAsia"/>
          <w:color w:val="000000"/>
          <w:sz w:val="24"/>
        </w:rPr>
        <w:t>]</w:t>
      </w:r>
      <w:r>
        <w:rPr>
          <w:color w:val="000000"/>
          <w:sz w:val="24"/>
        </w:rPr>
        <w:t>.</w:t>
      </w:r>
      <w:r>
        <w:rPr>
          <w:rFonts w:hint="eastAsia"/>
          <w:color w:val="000000"/>
          <w:sz w:val="24"/>
        </w:rPr>
        <w:t>软件导刊</w:t>
      </w:r>
      <w:r>
        <w:rPr>
          <w:rFonts w:hint="eastAsia"/>
          <w:color w:val="000000"/>
          <w:sz w:val="24"/>
        </w:rPr>
        <w:t>,20</w:t>
      </w:r>
      <w:r>
        <w:rPr>
          <w:color w:val="000000"/>
          <w:sz w:val="24"/>
        </w:rPr>
        <w:t>12(9): 45-65</w:t>
      </w:r>
    </w:p>
    <w:p w14:paraId="202BF405" w14:textId="6A531A6B" w:rsidR="00A3108C" w:rsidRPr="003953B2" w:rsidRDefault="00A3108C" w:rsidP="00E55EDD">
      <w:pPr>
        <w:rPr>
          <w:color w:val="000000"/>
          <w:sz w:val="24"/>
        </w:rPr>
      </w:pPr>
      <w:r>
        <w:rPr>
          <w:color w:val="000000"/>
          <w:sz w:val="24"/>
        </w:rPr>
        <w:t>[7]</w:t>
      </w:r>
      <w:r w:rsidRPr="003953B2">
        <w:rPr>
          <w:color w:val="000000"/>
          <w:sz w:val="24"/>
        </w:rPr>
        <w:t xml:space="preserve"> </w:t>
      </w:r>
      <w:r w:rsidRPr="003953B2">
        <w:rPr>
          <w:color w:val="000000"/>
          <w:sz w:val="24"/>
        </w:rPr>
        <w:t>孙迪</w:t>
      </w:r>
      <w:r w:rsidRPr="003953B2">
        <w:rPr>
          <w:rFonts w:hint="eastAsia"/>
          <w:color w:val="000000"/>
          <w:sz w:val="24"/>
        </w:rPr>
        <w:t>,</w:t>
      </w:r>
      <w:r w:rsidRPr="003953B2">
        <w:rPr>
          <w:color w:val="000000"/>
          <w:sz w:val="24"/>
        </w:rPr>
        <w:t xml:space="preserve"> </w:t>
      </w:r>
      <w:r w:rsidRPr="003953B2">
        <w:rPr>
          <w:color w:val="000000"/>
          <w:sz w:val="24"/>
        </w:rPr>
        <w:t>李沛鸿百度地图</w:t>
      </w:r>
      <w:r w:rsidRPr="003953B2">
        <w:rPr>
          <w:color w:val="000000"/>
          <w:sz w:val="24"/>
        </w:rPr>
        <w:t>API</w:t>
      </w:r>
      <w:r w:rsidRPr="003953B2">
        <w:rPr>
          <w:color w:val="000000"/>
          <w:sz w:val="24"/>
        </w:rPr>
        <w:t>在</w:t>
      </w:r>
      <w:r w:rsidRPr="003953B2">
        <w:rPr>
          <w:color w:val="000000"/>
          <w:sz w:val="24"/>
        </w:rPr>
        <w:t>WebGIS</w:t>
      </w:r>
      <w:r w:rsidRPr="003953B2">
        <w:rPr>
          <w:color w:val="000000"/>
          <w:sz w:val="24"/>
        </w:rPr>
        <w:t>中的应用</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河南</w:t>
      </w:r>
      <w:r w:rsidRPr="003953B2">
        <w:rPr>
          <w:color w:val="000000"/>
          <w:sz w:val="24"/>
        </w:rPr>
        <w:t>科技</w:t>
      </w:r>
      <w:r w:rsidRPr="003953B2">
        <w:rPr>
          <w:rFonts w:hint="eastAsia"/>
          <w:color w:val="000000"/>
          <w:sz w:val="24"/>
        </w:rPr>
        <w:t>20</w:t>
      </w:r>
      <w:r w:rsidRPr="003953B2">
        <w:rPr>
          <w:color w:val="000000"/>
          <w:sz w:val="24"/>
        </w:rPr>
        <w:t>13(11): 34-56</w:t>
      </w:r>
    </w:p>
    <w:p w14:paraId="557E536B" w14:textId="1207FE7C" w:rsidR="00A3108C" w:rsidRPr="003953B2" w:rsidRDefault="00A3108C" w:rsidP="00E55EDD">
      <w:pPr>
        <w:rPr>
          <w:color w:val="000000"/>
          <w:sz w:val="24"/>
        </w:rPr>
      </w:pPr>
      <w:r w:rsidRPr="003953B2">
        <w:rPr>
          <w:color w:val="000000"/>
          <w:sz w:val="24"/>
        </w:rPr>
        <w:t xml:space="preserve">[8] </w:t>
      </w:r>
      <w:r w:rsidRPr="003953B2">
        <w:rPr>
          <w:color w:val="000000"/>
          <w:sz w:val="24"/>
        </w:rPr>
        <w:t>梁明英</w:t>
      </w:r>
      <w:r w:rsidRPr="003953B2">
        <w:rPr>
          <w:rFonts w:hint="eastAsia"/>
          <w:color w:val="000000"/>
          <w:sz w:val="24"/>
        </w:rPr>
        <w:t>.</w:t>
      </w:r>
      <w:r w:rsidRPr="003953B2">
        <w:rPr>
          <w:color w:val="000000"/>
          <w:sz w:val="24"/>
        </w:rPr>
        <w:t>电子地图应用特点与方法研究</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泰山</w:t>
      </w:r>
      <w:r w:rsidRPr="003953B2">
        <w:rPr>
          <w:color w:val="000000"/>
          <w:sz w:val="24"/>
        </w:rPr>
        <w:t>学院学报</w:t>
      </w:r>
      <w:r w:rsidRPr="003953B2">
        <w:rPr>
          <w:rFonts w:hint="eastAsia"/>
          <w:color w:val="000000"/>
          <w:sz w:val="24"/>
        </w:rPr>
        <w:t>2006</w:t>
      </w:r>
      <w:r w:rsidRPr="003953B2">
        <w:rPr>
          <w:color w:val="000000"/>
          <w:sz w:val="24"/>
        </w:rPr>
        <w:t>(11): 33-76</w:t>
      </w:r>
    </w:p>
    <w:p w14:paraId="27E18715" w14:textId="060DBC5B" w:rsidR="00A3108C" w:rsidRPr="003953B2" w:rsidRDefault="00A3108C" w:rsidP="00E55EDD">
      <w:pPr>
        <w:rPr>
          <w:color w:val="000000"/>
          <w:sz w:val="24"/>
        </w:rPr>
      </w:pPr>
      <w:r w:rsidRPr="003953B2">
        <w:rPr>
          <w:color w:val="000000"/>
          <w:sz w:val="24"/>
        </w:rPr>
        <w:t xml:space="preserve">[9] </w:t>
      </w:r>
      <w:r w:rsidRPr="003953B2">
        <w:rPr>
          <w:color w:val="000000"/>
          <w:sz w:val="24"/>
        </w:rPr>
        <w:t>王堃昊</w:t>
      </w:r>
      <w:r w:rsidRPr="003953B2">
        <w:rPr>
          <w:rFonts w:hint="eastAsia"/>
          <w:color w:val="000000"/>
          <w:sz w:val="24"/>
        </w:rPr>
        <w:t>.</w:t>
      </w:r>
      <w:r w:rsidRPr="003953B2">
        <w:rPr>
          <w:color w:val="000000"/>
          <w:sz w:val="24"/>
        </w:rPr>
        <w:t>辽宁省电子地图应用</w:t>
      </w:r>
      <w:r w:rsidRPr="003953B2">
        <w:rPr>
          <w:rFonts w:hint="eastAsia"/>
          <w:color w:val="000000"/>
          <w:sz w:val="24"/>
        </w:rPr>
        <w:t>系统的设计与实现</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大连</w:t>
      </w:r>
      <w:r w:rsidRPr="003953B2">
        <w:rPr>
          <w:color w:val="000000"/>
          <w:sz w:val="24"/>
        </w:rPr>
        <w:t>理工</w:t>
      </w:r>
      <w:r w:rsidRPr="003953B2">
        <w:rPr>
          <w:rFonts w:hint="eastAsia"/>
          <w:color w:val="000000"/>
          <w:sz w:val="24"/>
        </w:rPr>
        <w:t>大学</w:t>
      </w:r>
      <w:r w:rsidRPr="003953B2">
        <w:rPr>
          <w:rFonts w:hint="eastAsia"/>
          <w:color w:val="000000"/>
          <w:sz w:val="24"/>
        </w:rPr>
        <w:t>20</w:t>
      </w:r>
      <w:r w:rsidRPr="003953B2">
        <w:rPr>
          <w:color w:val="000000"/>
          <w:sz w:val="24"/>
        </w:rPr>
        <w:t>12(9) :12-78</w:t>
      </w:r>
    </w:p>
    <w:p w14:paraId="4913576D" w14:textId="0ACA13E3" w:rsidR="00A3108C" w:rsidRPr="003953B2" w:rsidRDefault="00A3108C" w:rsidP="00E55EDD">
      <w:pPr>
        <w:rPr>
          <w:color w:val="000000"/>
          <w:sz w:val="24"/>
        </w:rPr>
      </w:pPr>
      <w:r w:rsidRPr="003953B2">
        <w:rPr>
          <w:color w:val="000000"/>
          <w:sz w:val="24"/>
        </w:rPr>
        <w:t xml:space="preserve">[10] </w:t>
      </w:r>
      <w:r w:rsidRPr="003953B2">
        <w:rPr>
          <w:color w:val="000000"/>
          <w:sz w:val="24"/>
        </w:rPr>
        <w:t>黄万华</w:t>
      </w:r>
      <w:r w:rsidRPr="003953B2">
        <w:rPr>
          <w:rFonts w:hint="eastAsia"/>
          <w:color w:val="000000"/>
          <w:sz w:val="24"/>
        </w:rPr>
        <w:t>,</w:t>
      </w:r>
      <w:r w:rsidRPr="003953B2">
        <w:rPr>
          <w:color w:val="000000"/>
          <w:sz w:val="24"/>
        </w:rPr>
        <w:t xml:space="preserve"> </w:t>
      </w:r>
      <w:r w:rsidRPr="003953B2">
        <w:rPr>
          <w:color w:val="000000"/>
          <w:sz w:val="24"/>
        </w:rPr>
        <w:t>郭玉箫</w:t>
      </w:r>
      <w:r w:rsidRPr="003953B2">
        <w:rPr>
          <w:rFonts w:hint="eastAsia"/>
          <w:color w:val="000000"/>
          <w:sz w:val="24"/>
        </w:rPr>
        <w:t>.</w:t>
      </w:r>
      <w:r w:rsidRPr="003953B2">
        <w:rPr>
          <w:color w:val="000000"/>
          <w:sz w:val="24"/>
        </w:rPr>
        <w:t>关于加强地图应用研究的思考</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地图</w:t>
      </w:r>
      <w:r w:rsidRPr="003953B2">
        <w:rPr>
          <w:rFonts w:hint="eastAsia"/>
          <w:color w:val="000000"/>
          <w:sz w:val="24"/>
        </w:rPr>
        <w:t>1992</w:t>
      </w:r>
      <w:r w:rsidRPr="003953B2">
        <w:rPr>
          <w:color w:val="000000"/>
          <w:sz w:val="24"/>
        </w:rPr>
        <w:t>(4): 13-67</w:t>
      </w:r>
    </w:p>
    <w:p w14:paraId="7945EE0B" w14:textId="23EDE4ED" w:rsidR="00A3108C" w:rsidRPr="003953B2" w:rsidRDefault="00A3108C" w:rsidP="00E55EDD">
      <w:pPr>
        <w:rPr>
          <w:color w:val="000000"/>
          <w:sz w:val="24"/>
        </w:rPr>
      </w:pPr>
      <w:r w:rsidRPr="003953B2">
        <w:rPr>
          <w:color w:val="000000"/>
          <w:sz w:val="24"/>
        </w:rPr>
        <w:t xml:space="preserve">[11] </w:t>
      </w:r>
      <w:r w:rsidRPr="003953B2">
        <w:rPr>
          <w:color w:val="000000"/>
          <w:sz w:val="24"/>
        </w:rPr>
        <w:t>娄倩</w:t>
      </w:r>
      <w:r w:rsidRPr="003953B2">
        <w:rPr>
          <w:rFonts w:hint="eastAsia"/>
          <w:color w:val="000000"/>
          <w:sz w:val="24"/>
        </w:rPr>
        <w:t>.</w:t>
      </w:r>
      <w:r w:rsidRPr="003953B2">
        <w:rPr>
          <w:color w:val="000000"/>
          <w:sz w:val="24"/>
        </w:rPr>
        <w:t>电子地图动态注记的设计与实现</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 xml:space="preserve">. </w:t>
      </w:r>
      <w:r w:rsidRPr="003953B2">
        <w:rPr>
          <w:color w:val="000000"/>
          <w:sz w:val="24"/>
        </w:rPr>
        <w:t>解放军信息工程大学</w:t>
      </w:r>
      <w:r w:rsidRPr="003953B2">
        <w:rPr>
          <w:rFonts w:hint="eastAsia"/>
          <w:color w:val="000000"/>
          <w:sz w:val="24"/>
        </w:rPr>
        <w:t>.2007(</w:t>
      </w:r>
      <w:r w:rsidRPr="003953B2">
        <w:rPr>
          <w:color w:val="000000"/>
          <w:sz w:val="24"/>
        </w:rPr>
        <w:t>04</w:t>
      </w:r>
      <w:r w:rsidRPr="003953B2">
        <w:rPr>
          <w:rFonts w:hint="eastAsia"/>
          <w:color w:val="000000"/>
          <w:sz w:val="24"/>
        </w:rPr>
        <w:t>)</w:t>
      </w:r>
      <w:r w:rsidRPr="003953B2">
        <w:rPr>
          <w:color w:val="000000"/>
          <w:sz w:val="24"/>
        </w:rPr>
        <w:t>: 45-65</w:t>
      </w:r>
    </w:p>
    <w:p w14:paraId="2EF5BA04" w14:textId="5133A89A" w:rsidR="00A3108C" w:rsidRPr="003953B2" w:rsidRDefault="00A3108C" w:rsidP="00E55EDD">
      <w:pPr>
        <w:rPr>
          <w:color w:val="000000"/>
          <w:sz w:val="24"/>
        </w:rPr>
      </w:pPr>
      <w:r w:rsidRPr="003953B2">
        <w:rPr>
          <w:color w:val="000000"/>
          <w:sz w:val="24"/>
        </w:rPr>
        <w:t xml:space="preserve">[12] </w:t>
      </w:r>
      <w:r w:rsidRPr="003953B2">
        <w:rPr>
          <w:color w:val="000000"/>
          <w:sz w:val="24"/>
        </w:rPr>
        <w:t>李响</w:t>
      </w:r>
      <w:r w:rsidRPr="003953B2">
        <w:rPr>
          <w:rFonts w:hint="eastAsia"/>
          <w:color w:val="000000"/>
          <w:sz w:val="24"/>
        </w:rPr>
        <w:t>.</w:t>
      </w:r>
      <w:r w:rsidRPr="003953B2">
        <w:rPr>
          <w:color w:val="000000"/>
          <w:sz w:val="24"/>
        </w:rPr>
        <w:t>网络地图可用性工程研究</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 xml:space="preserve">. </w:t>
      </w:r>
      <w:r w:rsidRPr="003953B2">
        <w:rPr>
          <w:color w:val="000000"/>
          <w:sz w:val="24"/>
        </w:rPr>
        <w:t>解放军信息工程大学</w:t>
      </w:r>
      <w:r w:rsidRPr="003953B2">
        <w:rPr>
          <w:rFonts w:hint="eastAsia"/>
          <w:color w:val="000000"/>
          <w:sz w:val="24"/>
        </w:rPr>
        <w:t>.</w:t>
      </w:r>
      <w:r w:rsidRPr="003953B2">
        <w:rPr>
          <w:color w:val="000000"/>
          <w:sz w:val="24"/>
        </w:rPr>
        <w:t>2011(04): 30-45</w:t>
      </w:r>
    </w:p>
    <w:p w14:paraId="568F4414" w14:textId="5FB565F4" w:rsidR="00A3108C" w:rsidRPr="003953B2" w:rsidRDefault="00A3108C" w:rsidP="00E55EDD">
      <w:pPr>
        <w:rPr>
          <w:color w:val="000000"/>
          <w:sz w:val="24"/>
        </w:rPr>
      </w:pPr>
      <w:r w:rsidRPr="003953B2">
        <w:rPr>
          <w:color w:val="000000"/>
          <w:sz w:val="24"/>
        </w:rPr>
        <w:t xml:space="preserve">[13] </w:t>
      </w:r>
      <w:r w:rsidRPr="003953B2">
        <w:rPr>
          <w:color w:val="000000"/>
          <w:sz w:val="24"/>
        </w:rPr>
        <w:t>王丽丽</w:t>
      </w:r>
      <w:r w:rsidRPr="003953B2">
        <w:rPr>
          <w:rFonts w:hint="eastAsia"/>
          <w:color w:val="000000"/>
          <w:sz w:val="24"/>
        </w:rPr>
        <w:t>,</w:t>
      </w:r>
      <w:r w:rsidR="003953B2" w:rsidRPr="003953B2">
        <w:rPr>
          <w:color w:val="000000"/>
          <w:sz w:val="24"/>
        </w:rPr>
        <w:t xml:space="preserve"> </w:t>
      </w:r>
      <w:r w:rsidR="003953B2" w:rsidRPr="003953B2">
        <w:rPr>
          <w:color w:val="000000"/>
          <w:sz w:val="24"/>
        </w:rPr>
        <w:t>白晓波</w:t>
      </w:r>
      <w:r w:rsidR="003953B2" w:rsidRPr="003953B2">
        <w:rPr>
          <w:rFonts w:hint="eastAsia"/>
          <w:color w:val="000000"/>
          <w:sz w:val="24"/>
        </w:rPr>
        <w:t>.</w:t>
      </w:r>
      <w:r w:rsidRPr="003953B2">
        <w:rPr>
          <w:color w:val="000000"/>
          <w:sz w:val="24"/>
        </w:rPr>
        <w:t>基于</w:t>
      </w:r>
      <w:r w:rsidRPr="003953B2">
        <w:rPr>
          <w:color w:val="000000"/>
          <w:sz w:val="24"/>
        </w:rPr>
        <w:t>SVG</w:t>
      </w:r>
      <w:r w:rsidRPr="003953B2">
        <w:rPr>
          <w:color w:val="000000"/>
          <w:sz w:val="24"/>
        </w:rPr>
        <w:t>的</w:t>
      </w:r>
      <w:r w:rsidRPr="003953B2">
        <w:rPr>
          <w:color w:val="000000"/>
          <w:sz w:val="24"/>
        </w:rPr>
        <w:t>Web</w:t>
      </w:r>
      <w:r w:rsidRPr="003953B2">
        <w:rPr>
          <w:color w:val="000000"/>
          <w:sz w:val="24"/>
        </w:rPr>
        <w:t>煤矿地图应用</w:t>
      </w:r>
      <w:r w:rsidR="003953B2" w:rsidRPr="003953B2">
        <w:rPr>
          <w:rFonts w:hint="eastAsia"/>
          <w:color w:val="000000"/>
          <w:sz w:val="24"/>
        </w:rPr>
        <w:t>[</w:t>
      </w:r>
      <w:r w:rsidR="003953B2" w:rsidRPr="003953B2">
        <w:rPr>
          <w:color w:val="000000"/>
          <w:sz w:val="24"/>
        </w:rPr>
        <w:t>J</w:t>
      </w:r>
      <w:r w:rsidR="003953B2" w:rsidRPr="003953B2">
        <w:rPr>
          <w:rFonts w:hint="eastAsia"/>
          <w:color w:val="000000"/>
          <w:sz w:val="24"/>
        </w:rPr>
        <w:t>]</w:t>
      </w:r>
      <w:r w:rsidR="003953B2" w:rsidRPr="003953B2">
        <w:rPr>
          <w:color w:val="000000"/>
          <w:sz w:val="24"/>
        </w:rPr>
        <w:t xml:space="preserve">. </w:t>
      </w:r>
      <w:r w:rsidR="003953B2" w:rsidRPr="003953B2">
        <w:rPr>
          <w:color w:val="000000"/>
          <w:sz w:val="24"/>
        </w:rPr>
        <w:t>工矿自动化</w:t>
      </w:r>
      <w:r w:rsidR="003953B2" w:rsidRPr="003953B2">
        <w:rPr>
          <w:rFonts w:hint="eastAsia"/>
          <w:color w:val="000000"/>
          <w:sz w:val="24"/>
        </w:rPr>
        <w:t>.2011(</w:t>
      </w:r>
      <w:r w:rsidR="003953B2" w:rsidRPr="003953B2">
        <w:rPr>
          <w:color w:val="000000"/>
          <w:sz w:val="24"/>
        </w:rPr>
        <w:t>3</w:t>
      </w:r>
      <w:r w:rsidR="003953B2" w:rsidRPr="003953B2">
        <w:rPr>
          <w:rFonts w:hint="eastAsia"/>
          <w:color w:val="000000"/>
          <w:sz w:val="24"/>
        </w:rPr>
        <w:t>)</w:t>
      </w:r>
      <w:r w:rsidR="003953B2" w:rsidRPr="003953B2">
        <w:rPr>
          <w:color w:val="000000"/>
          <w:sz w:val="24"/>
        </w:rPr>
        <w:t>: 30-48</w:t>
      </w:r>
    </w:p>
    <w:p w14:paraId="675A1E39" w14:textId="401674F9" w:rsidR="003953B2" w:rsidRPr="003953B2" w:rsidRDefault="003953B2" w:rsidP="00E55EDD">
      <w:pPr>
        <w:rPr>
          <w:color w:val="000000"/>
          <w:sz w:val="24"/>
        </w:rPr>
      </w:pPr>
      <w:r w:rsidRPr="003953B2">
        <w:rPr>
          <w:color w:val="000000"/>
          <w:sz w:val="24"/>
        </w:rPr>
        <w:t xml:space="preserve">[14] </w:t>
      </w:r>
      <w:r w:rsidRPr="003953B2">
        <w:rPr>
          <w:color w:val="000000"/>
          <w:sz w:val="24"/>
        </w:rPr>
        <w:t>徐家明</w:t>
      </w:r>
      <w:r w:rsidRPr="003953B2">
        <w:rPr>
          <w:rFonts w:hint="eastAsia"/>
          <w:color w:val="000000"/>
          <w:sz w:val="24"/>
        </w:rPr>
        <w:t>.</w:t>
      </w:r>
      <w:r w:rsidRPr="003953B2">
        <w:rPr>
          <w:color w:val="000000"/>
          <w:sz w:val="24"/>
        </w:rPr>
        <w:t xml:space="preserve"> </w:t>
      </w:r>
      <w:r w:rsidRPr="003953B2">
        <w:rPr>
          <w:color w:val="000000"/>
          <w:sz w:val="24"/>
        </w:rPr>
        <w:t>重点目标巡检系统开发及关键技术研究</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浙江</w:t>
      </w:r>
      <w:r w:rsidRPr="003953B2">
        <w:rPr>
          <w:color w:val="000000"/>
          <w:sz w:val="24"/>
        </w:rPr>
        <w:t>大学</w:t>
      </w:r>
      <w:r w:rsidRPr="003953B2">
        <w:rPr>
          <w:rFonts w:hint="eastAsia"/>
          <w:color w:val="000000"/>
          <w:sz w:val="24"/>
        </w:rPr>
        <w:t>.</w:t>
      </w:r>
      <w:r w:rsidRPr="003953B2">
        <w:rPr>
          <w:color w:val="000000"/>
          <w:sz w:val="24"/>
        </w:rPr>
        <w:t>2003(3): 12-56</w:t>
      </w:r>
    </w:p>
    <w:p w14:paraId="4D152AC4" w14:textId="51811F21" w:rsidR="003953B2" w:rsidRPr="00A3108C" w:rsidRDefault="003953B2" w:rsidP="00E55EDD">
      <w:pPr>
        <w:rPr>
          <w:color w:val="000000"/>
          <w:sz w:val="24"/>
        </w:rPr>
      </w:pPr>
      <w:r w:rsidRPr="003953B2">
        <w:rPr>
          <w:color w:val="000000"/>
          <w:sz w:val="24"/>
        </w:rPr>
        <w:t xml:space="preserve">[15] </w:t>
      </w:r>
      <w:r w:rsidRPr="003953B2">
        <w:rPr>
          <w:color w:val="000000"/>
          <w:sz w:val="24"/>
        </w:rPr>
        <w:t>陈迅</w:t>
      </w:r>
      <w:r w:rsidRPr="003953B2">
        <w:rPr>
          <w:rFonts w:hint="eastAsia"/>
          <w:color w:val="000000"/>
          <w:sz w:val="24"/>
        </w:rPr>
        <w:t>.</w:t>
      </w:r>
      <w:r w:rsidRPr="003953B2">
        <w:rPr>
          <w:color w:val="000000"/>
          <w:sz w:val="24"/>
        </w:rPr>
        <w:t>2.5</w:t>
      </w:r>
      <w:r w:rsidRPr="003953B2">
        <w:rPr>
          <w:color w:val="000000"/>
          <w:sz w:val="24"/>
        </w:rPr>
        <w:t>维电子地图的制作与发布</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西安</w:t>
      </w:r>
      <w:r w:rsidRPr="003953B2">
        <w:rPr>
          <w:color w:val="000000"/>
          <w:sz w:val="24"/>
        </w:rPr>
        <w:t>科技大学</w:t>
      </w:r>
      <w:r w:rsidRPr="003953B2">
        <w:rPr>
          <w:rFonts w:hint="eastAsia"/>
          <w:color w:val="000000"/>
          <w:sz w:val="24"/>
        </w:rPr>
        <w:t>.</w:t>
      </w:r>
      <w:r w:rsidRPr="003953B2">
        <w:rPr>
          <w:color w:val="000000"/>
          <w:sz w:val="24"/>
        </w:rPr>
        <w:t>2012(6): 31-46</w:t>
      </w:r>
    </w:p>
    <w:sectPr w:rsidR="003953B2" w:rsidRPr="00A3108C" w:rsidSect="00226B5F">
      <w:headerReference w:type="default" r:id="rId42"/>
      <w:footerReference w:type="default" r:id="rId43"/>
      <w:pgSz w:w="11906" w:h="16838"/>
      <w:pgMar w:top="1701" w:right="1418" w:bottom="1701" w:left="1701" w:header="1134" w:footer="1134" w:gutter="0"/>
      <w:pgNumType w:start="1"/>
      <w:cols w:space="720"/>
      <w:docGrid w:type="lines" w:linePitch="44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4" w:author="anny" w:date="2015-06-06T15:39:00Z" w:initials="a">
    <w:p w14:paraId="4652680A" w14:textId="0BBAC86F" w:rsidR="00E657C7" w:rsidRDefault="00E657C7">
      <w:pPr>
        <w:pStyle w:val="ae"/>
      </w:pPr>
      <w:r>
        <w:rPr>
          <w:rStyle w:val="a5"/>
        </w:rPr>
        <w:annotationRef/>
      </w:r>
      <w:r>
        <w:rPr>
          <w:rFonts w:hint="eastAsia"/>
        </w:rPr>
        <w:t>这个不能算是系统目标，其他的系统目标应该尽可能的详尽</w:t>
      </w:r>
    </w:p>
  </w:comment>
  <w:comment w:id="75" w:author="anny" w:date="2015-06-06T15:39:00Z" w:initials="a">
    <w:p w14:paraId="4FA60745" w14:textId="355EBFB3" w:rsidR="00E657C7" w:rsidRDefault="00E657C7">
      <w:pPr>
        <w:pStyle w:val="ae"/>
      </w:pPr>
      <w:r>
        <w:rPr>
          <w:rStyle w:val="a5"/>
        </w:rPr>
        <w:annotationRef/>
      </w:r>
      <w:r>
        <w:rPr>
          <w:rFonts w:hint="eastAsia"/>
        </w:rPr>
        <w:t>格式问题</w:t>
      </w:r>
    </w:p>
  </w:comment>
  <w:comment w:id="91" w:author="anny" w:date="2015-06-06T15:39:00Z" w:initials="a">
    <w:p w14:paraId="0EED0647" w14:textId="51816FDC" w:rsidR="00E657C7" w:rsidRDefault="00E657C7">
      <w:pPr>
        <w:pStyle w:val="ae"/>
      </w:pPr>
      <w:r>
        <w:rPr>
          <w:rStyle w:val="a5"/>
        </w:rPr>
        <w:annotationRef/>
      </w:r>
      <w:r>
        <w:rPr>
          <w:rFonts w:hint="eastAsia"/>
        </w:rPr>
        <w:t>前后端分开写，重点写你前端的工作方案</w:t>
      </w:r>
    </w:p>
  </w:comment>
  <w:comment w:id="104" w:author="anny" w:date="2015-06-06T15:39:00Z" w:initials="a">
    <w:p w14:paraId="7B45B8F9" w14:textId="3E46F452" w:rsidR="00E657C7" w:rsidRDefault="00E657C7">
      <w:pPr>
        <w:pStyle w:val="ae"/>
      </w:pPr>
      <w:r>
        <w:rPr>
          <w:rStyle w:val="a5"/>
        </w:rPr>
        <w:annotationRef/>
      </w:r>
      <w:r>
        <w:rPr>
          <w:rFonts w:hint="eastAsia"/>
        </w:rPr>
        <w:t>这三个点可以详尽介绍，</w:t>
      </w:r>
      <w:r>
        <w:rPr>
          <w:rFonts w:hint="eastAsia"/>
        </w:rPr>
        <w:t>java</w:t>
      </w:r>
      <w:r>
        <w:rPr>
          <w:rFonts w:hint="eastAsia"/>
        </w:rPr>
        <w:t>放在最后简略介绍，突出你的重点</w:t>
      </w:r>
    </w:p>
  </w:comment>
  <w:comment w:id="124" w:author="anny" w:date="2015-06-06T15:39:00Z" w:initials="a">
    <w:p w14:paraId="67DE0C4C" w14:textId="734291FD" w:rsidR="00E657C7" w:rsidRDefault="00E657C7">
      <w:pPr>
        <w:pStyle w:val="ae"/>
      </w:pPr>
      <w:r>
        <w:rPr>
          <w:rStyle w:val="a5"/>
        </w:rPr>
        <w:annotationRef/>
      </w:r>
      <w:r>
        <w:rPr>
          <w:rFonts w:hint="eastAsia"/>
        </w:rPr>
        <w:t>可以更详细</w:t>
      </w:r>
    </w:p>
  </w:comment>
  <w:comment w:id="141" w:author="anny" w:date="2015-06-06T15:39:00Z" w:initials="a">
    <w:p w14:paraId="78D2430E" w14:textId="4C19A23F" w:rsidR="00E657C7" w:rsidRDefault="00E657C7">
      <w:pPr>
        <w:pStyle w:val="ae"/>
      </w:pPr>
      <w:r>
        <w:rPr>
          <w:rStyle w:val="a5"/>
        </w:rPr>
        <w:annotationRef/>
      </w:r>
      <w:r>
        <w:rPr>
          <w:rFonts w:hint="eastAsia"/>
        </w:rPr>
        <w:t>格式问题</w:t>
      </w:r>
    </w:p>
  </w:comment>
  <w:comment w:id="146" w:author="anny" w:date="2015-06-06T15:39:00Z" w:initials="a">
    <w:p w14:paraId="05507DFD" w14:textId="6B100C87" w:rsidR="00E657C7" w:rsidRDefault="00E657C7">
      <w:pPr>
        <w:pStyle w:val="ae"/>
      </w:pPr>
      <w:r>
        <w:rPr>
          <w:rStyle w:val="a5"/>
        </w:rPr>
        <w:annotationRef/>
      </w:r>
      <w:r>
        <w:rPr>
          <w:rFonts w:hint="eastAsia"/>
        </w:rPr>
        <w:t>须有相应文字说明</w:t>
      </w:r>
      <w:r w:rsidR="00CF4B6C">
        <w:rPr>
          <w:rFonts w:hint="eastAsia"/>
        </w:rPr>
        <w:t>，其部分仿照这个写。</w:t>
      </w:r>
    </w:p>
  </w:comment>
  <w:comment w:id="153" w:author="anny" w:date="2015-06-06T15:39:00Z" w:initials="a">
    <w:p w14:paraId="4D807907" w14:textId="2D00036B" w:rsidR="00E657C7" w:rsidRDefault="00E657C7">
      <w:pPr>
        <w:pStyle w:val="ae"/>
      </w:pPr>
      <w:r>
        <w:rPr>
          <w:rStyle w:val="a5"/>
        </w:rPr>
        <w:annotationRef/>
      </w:r>
      <w:r>
        <w:rPr>
          <w:rFonts w:hint="eastAsia"/>
        </w:rPr>
        <w:t>须有相应的文字说明</w:t>
      </w:r>
    </w:p>
  </w:comment>
  <w:comment w:id="194" w:author="anny" w:date="2015-06-06T15:39:00Z" w:initials="a">
    <w:p w14:paraId="55EB6ABD" w14:textId="0E9EAF32" w:rsidR="00001D04" w:rsidRDefault="00001D04">
      <w:pPr>
        <w:pStyle w:val="ae"/>
      </w:pPr>
      <w:r>
        <w:rPr>
          <w:rStyle w:val="a5"/>
        </w:rPr>
        <w:annotationRef/>
      </w:r>
      <w:r>
        <w:rPr>
          <w:rFonts w:hint="eastAsia"/>
        </w:rPr>
        <w:t>这部分没有做，展示的时候怎么看？</w:t>
      </w:r>
    </w:p>
  </w:comment>
  <w:comment w:id="205" w:author="anny" w:date="2015-06-06T15:39:00Z" w:initials="a">
    <w:p w14:paraId="78B3C66F" w14:textId="06BD5AB7" w:rsidR="00001D04" w:rsidRDefault="00001D04">
      <w:pPr>
        <w:pStyle w:val="ae"/>
      </w:pPr>
      <w:r>
        <w:rPr>
          <w:rStyle w:val="a5"/>
        </w:rPr>
        <w:annotationRef/>
      </w:r>
      <w:r>
        <w:rPr>
          <w:rFonts w:hint="eastAsia"/>
        </w:rPr>
        <w:t>这部分不是你需要写的重点</w:t>
      </w:r>
    </w:p>
  </w:comment>
  <w:comment w:id="217" w:author="anny" w:date="2015-06-06T15:39:00Z" w:initials="a">
    <w:p w14:paraId="1E39F30A" w14:textId="3B5E4D00" w:rsidR="0019688C" w:rsidRDefault="0019688C">
      <w:pPr>
        <w:pStyle w:val="ae"/>
      </w:pPr>
      <w:r>
        <w:rPr>
          <w:rStyle w:val="a5"/>
        </w:rPr>
        <w:annotationRef/>
      </w:r>
      <w:r>
        <w:rPr>
          <w:rFonts w:hint="eastAsia"/>
        </w:rPr>
        <w:t>这是应该更详细设计描述的部分</w:t>
      </w:r>
    </w:p>
  </w:comment>
  <w:comment w:id="222" w:author="anny" w:date="2015-06-06T15:39:00Z" w:initials="a">
    <w:p w14:paraId="7F90BAB3" w14:textId="37227C39" w:rsidR="00293DF7" w:rsidRDefault="00293DF7">
      <w:pPr>
        <w:pStyle w:val="ae"/>
      </w:pPr>
      <w:r>
        <w:rPr>
          <w:rStyle w:val="a5"/>
        </w:rPr>
        <w:annotationRef/>
      </w:r>
      <w:r>
        <w:rPr>
          <w:rFonts w:hint="eastAsia"/>
        </w:rPr>
        <w:t>当前系统未涉及权限</w:t>
      </w:r>
    </w:p>
  </w:comment>
  <w:comment w:id="227" w:author="anny" w:date="2015-06-06T16:45:00Z" w:initials="a">
    <w:p w14:paraId="3B34C922" w14:textId="3117A5A4" w:rsidR="00372253" w:rsidRDefault="00372253">
      <w:pPr>
        <w:pStyle w:val="ae"/>
      </w:pPr>
      <w:r>
        <w:rPr>
          <w:rStyle w:val="a5"/>
        </w:rPr>
        <w:annotationRef/>
      </w:r>
      <w:r>
        <w:rPr>
          <w:rFonts w:hint="eastAsia"/>
        </w:rPr>
        <w:t>说明图片的名称</w:t>
      </w:r>
      <w:r w:rsidR="00C855AE">
        <w:rPr>
          <w:rFonts w:hint="eastAsia"/>
        </w:rPr>
        <w:t>，</w:t>
      </w:r>
      <w:r w:rsidR="00D74EB0">
        <w:rPr>
          <w:rFonts w:hint="eastAsia"/>
        </w:rPr>
        <w:t>后面所有图片都要写下标。</w:t>
      </w:r>
      <w:r w:rsidR="005A2DBA">
        <w:rPr>
          <w:rFonts w:hint="eastAsia"/>
        </w:rPr>
        <w:t>按照格式和内容写清楚。</w:t>
      </w:r>
    </w:p>
  </w:comment>
  <w:comment w:id="230" w:author="anny" w:date="2015-06-06T17:18:00Z" w:initials="a">
    <w:p w14:paraId="3C35C857" w14:textId="3694AC0B" w:rsidR="000657B3" w:rsidRDefault="000657B3">
      <w:pPr>
        <w:pStyle w:val="ae"/>
      </w:pPr>
      <w:r>
        <w:rPr>
          <w:rStyle w:val="a5"/>
        </w:rPr>
        <w:annotationRef/>
      </w:r>
      <w:r>
        <w:rPr>
          <w:rFonts w:hint="eastAsia"/>
        </w:rPr>
        <w:t>全部确定图表后，数字统一修改</w:t>
      </w:r>
    </w:p>
  </w:comment>
  <w:comment w:id="247" w:author="anny" w:date="2015-06-06T15:39:00Z" w:initials="a">
    <w:p w14:paraId="226D872E" w14:textId="3E64BDEB" w:rsidR="00B21C08" w:rsidRDefault="00B21C08">
      <w:pPr>
        <w:pStyle w:val="ae"/>
      </w:pPr>
      <w:r>
        <w:rPr>
          <w:rStyle w:val="a5"/>
        </w:rPr>
        <w:annotationRef/>
      </w:r>
      <w:r>
        <w:rPr>
          <w:rFonts w:hint="eastAsia"/>
        </w:rPr>
        <w:t>这标题是啥？</w:t>
      </w:r>
      <w:r w:rsidR="003F4329">
        <w:rPr>
          <w:rFonts w:hint="eastAsia"/>
        </w:rPr>
        <w:t>这一章是重点中的重点</w:t>
      </w:r>
    </w:p>
  </w:comment>
  <w:comment w:id="258" w:author="anny" w:date="2015-06-06T15:39:00Z" w:initials="a">
    <w:p w14:paraId="3D8F8AED" w14:textId="317F7915" w:rsidR="00BC0998" w:rsidRDefault="00BC0998">
      <w:pPr>
        <w:pStyle w:val="ae"/>
      </w:pPr>
      <w:r>
        <w:rPr>
          <w:rStyle w:val="a5"/>
        </w:rPr>
        <w:annotationRef/>
      </w:r>
      <w:r w:rsidR="00D9364B">
        <w:rPr>
          <w:rFonts w:hint="eastAsia"/>
        </w:rPr>
        <w:t>这样写也可以，但是</w:t>
      </w:r>
      <w:r w:rsidR="006B00F9">
        <w:rPr>
          <w:rFonts w:hint="eastAsia"/>
        </w:rPr>
        <w:t>描述的不要这么口水话。</w:t>
      </w:r>
      <w:r w:rsidR="00002CD5">
        <w:rPr>
          <w:rFonts w:hint="eastAsia"/>
        </w:rPr>
        <w:t>步骤中最好有流程图的描述。</w:t>
      </w:r>
    </w:p>
  </w:comment>
  <w:comment w:id="321" w:author="anny" w:date="2015-06-06T15:39:00Z" w:initials="a">
    <w:p w14:paraId="47EF419B" w14:textId="251EA9FB" w:rsidR="00550472" w:rsidRDefault="00550472">
      <w:pPr>
        <w:pStyle w:val="ae"/>
      </w:pPr>
      <w:r>
        <w:rPr>
          <w:rStyle w:val="a5"/>
        </w:rPr>
        <w:annotationRef/>
      </w:r>
      <w:r>
        <w:rPr>
          <w:rFonts w:hint="eastAsia"/>
        </w:rPr>
        <w:t>只有一节就不要再分小节了</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1906FF" w14:textId="77777777" w:rsidR="00CF4B0A" w:rsidRDefault="00CF4B0A">
      <w:r>
        <w:separator/>
      </w:r>
    </w:p>
  </w:endnote>
  <w:endnote w:type="continuationSeparator" w:id="0">
    <w:p w14:paraId="45DEDF0C" w14:textId="77777777" w:rsidR="00CF4B0A" w:rsidRDefault="00CF4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黑体">
    <w:panose1 w:val="02010609060101010101"/>
    <w:charset w:val="50"/>
    <w:family w:val="auto"/>
    <w:pitch w:val="variable"/>
    <w:sig w:usb0="800002BF" w:usb1="38CF7CFA" w:usb2="00000016" w:usb3="00000000" w:csb0="0004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00"/>
    <w:family w:val="roman"/>
    <w:pitch w:val="default"/>
    <w:sig w:usb0="00000000" w:usb1="00000000" w:usb2="00000000" w:usb3="00000000" w:csb0="00040001"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Microsoft YaHei UI">
    <w:charset w:val="86"/>
    <w:family w:val="swiss"/>
    <w:pitch w:val="variable"/>
    <w:sig w:usb0="80000287" w:usb1="28CF3C52" w:usb2="00000016" w:usb3="00000000" w:csb0="0004001F" w:csb1="00000000"/>
  </w:font>
  <w:font w:name="Book Antiqua">
    <w:panose1 w:val="020406020503050303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华文行楷">
    <w:panose1 w:val="02010800040101010101"/>
    <w:charset w:val="50"/>
    <w:family w:val="auto"/>
    <w:pitch w:val="variable"/>
    <w:sig w:usb0="00000001" w:usb1="080F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174947"/>
      <w:docPartObj>
        <w:docPartGallery w:val="Page Numbers (Bottom of Page)"/>
        <w:docPartUnique/>
      </w:docPartObj>
    </w:sdtPr>
    <w:sdtEndPr/>
    <w:sdtContent>
      <w:p w14:paraId="642DFF4F" w14:textId="00D80A6A" w:rsidR="00E657C7" w:rsidRDefault="00E657C7">
        <w:pPr>
          <w:pStyle w:val="af2"/>
          <w:jc w:val="center"/>
        </w:pPr>
        <w:r>
          <w:fldChar w:fldCharType="begin"/>
        </w:r>
        <w:r>
          <w:instrText>PAGE   \* MERGEFORMAT</w:instrText>
        </w:r>
        <w:r>
          <w:fldChar w:fldCharType="separate"/>
        </w:r>
        <w:r w:rsidR="0024409E" w:rsidRPr="0024409E">
          <w:rPr>
            <w:noProof/>
            <w:lang w:val="zh-CN"/>
          </w:rPr>
          <w:t>2</w:t>
        </w:r>
        <w:r>
          <w:fldChar w:fldCharType="end"/>
        </w:r>
      </w:p>
    </w:sdtContent>
  </w:sdt>
  <w:p w14:paraId="1F067493" w14:textId="77777777" w:rsidR="00E657C7" w:rsidRDefault="00E657C7">
    <w:pPr>
      <w:tabs>
        <w:tab w:val="left" w:pos="7350"/>
      </w:tabs>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C4C255" w14:textId="77777777" w:rsidR="00CF4B0A" w:rsidRDefault="00CF4B0A">
      <w:r>
        <w:separator/>
      </w:r>
    </w:p>
  </w:footnote>
  <w:footnote w:type="continuationSeparator" w:id="0">
    <w:p w14:paraId="2F8BCCC6" w14:textId="77777777" w:rsidR="00CF4B0A" w:rsidRDefault="00CF4B0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4102D" w14:textId="77777777" w:rsidR="00E657C7" w:rsidRDefault="00E657C7">
    <w:pPr>
      <w:pBdr>
        <w:bottom w:val="thickThinSmallGap" w:sz="24" w:space="1" w:color="auto"/>
      </w:pBdr>
      <w:spacing w:line="400" w:lineRule="exact"/>
      <w:jc w:val="center"/>
      <w:rPr>
        <w:rFonts w:ascii="华文行楷" w:eastAsia="华文行楷"/>
      </w:rPr>
    </w:pPr>
    <w:r>
      <w:rPr>
        <w:rFonts w:ascii="华文行楷" w:eastAsia="华文行楷" w:hint="eastAsia"/>
      </w:rPr>
      <w:t>西南科技大学本科生毕业论文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nsid w:val="00000004"/>
    <w:multiLevelType w:val="singleLevel"/>
    <w:tmpl w:val="00000004"/>
    <w:lvl w:ilvl="0">
      <w:start w:val="4"/>
      <w:numFmt w:val="chineseCounting"/>
      <w:suff w:val="nothing"/>
      <w:lvlText w:val="第%1、"/>
      <w:lvlJc w:val="left"/>
    </w:lvl>
  </w:abstractNum>
  <w:abstractNum w:abstractNumId="2">
    <w:nsid w:val="00000005"/>
    <w:multiLevelType w:val="multilevel"/>
    <w:tmpl w:val="00000005"/>
    <w:lvl w:ilvl="0">
      <w:start w:val="1"/>
      <w:numFmt w:val="decimal"/>
      <w:lvlText w:val="第%1章"/>
      <w:lvlJc w:val="left"/>
      <w:pPr>
        <w:ind w:left="6095" w:hanging="425"/>
      </w:pPr>
      <w:rPr>
        <w:rFonts w:hint="eastAsia"/>
      </w:rPr>
    </w:lvl>
    <w:lvl w:ilvl="1">
      <w:start w:val="1"/>
      <w:numFmt w:val="decimal"/>
      <w:lvlText w:val="%1.%2"/>
      <w:lvlJc w:val="left"/>
      <w:pPr>
        <w:ind w:left="-425" w:hanging="567"/>
      </w:pPr>
      <w:rPr>
        <w:rFonts w:hint="eastAsia"/>
      </w:rPr>
    </w:lvl>
    <w:lvl w:ilvl="2">
      <w:start w:val="1"/>
      <w:numFmt w:val="decimal"/>
      <w:lvlText w:val="%1.%2.%3"/>
      <w:lvlJc w:val="left"/>
      <w:pPr>
        <w:ind w:left="-283" w:hanging="567"/>
      </w:pPr>
      <w:rPr>
        <w:rFonts w:hint="eastAsia"/>
      </w:rPr>
    </w:lvl>
    <w:lvl w:ilvl="3">
      <w:start w:val="1"/>
      <w:numFmt w:val="decimal"/>
      <w:lvlText w:val="%1.%2.%3.%4"/>
      <w:lvlJc w:val="left"/>
      <w:pPr>
        <w:ind w:left="850" w:hanging="708"/>
      </w:pPr>
      <w:rPr>
        <w:rFonts w:hint="eastAsia"/>
      </w:rPr>
    </w:lvl>
    <w:lvl w:ilvl="4">
      <w:start w:val="1"/>
      <w:numFmt w:val="decimal"/>
      <w:lvlText w:val="%1.%2.%3.%4.%5"/>
      <w:lvlJc w:val="left"/>
      <w:pPr>
        <w:ind w:left="1417" w:hanging="850"/>
      </w:pPr>
      <w:rPr>
        <w:rFonts w:hint="eastAsia"/>
      </w:rPr>
    </w:lvl>
    <w:lvl w:ilvl="5">
      <w:start w:val="1"/>
      <w:numFmt w:val="decimal"/>
      <w:lvlText w:val="%1.%2.%3.%4.%5.%6"/>
      <w:lvlJc w:val="left"/>
      <w:pPr>
        <w:ind w:left="2126" w:hanging="1134"/>
      </w:pPr>
      <w:rPr>
        <w:rFonts w:hint="eastAsia"/>
      </w:rPr>
    </w:lvl>
    <w:lvl w:ilvl="6">
      <w:start w:val="1"/>
      <w:numFmt w:val="decimal"/>
      <w:lvlText w:val="%1.%2.%3.%4.%5.%6.%7"/>
      <w:lvlJc w:val="left"/>
      <w:pPr>
        <w:ind w:left="2693" w:hanging="1276"/>
      </w:pPr>
      <w:rPr>
        <w:rFonts w:hint="eastAsia"/>
      </w:rPr>
    </w:lvl>
    <w:lvl w:ilvl="7">
      <w:start w:val="1"/>
      <w:numFmt w:val="decimal"/>
      <w:lvlText w:val="%1.%2.%3.%4.%5.%6.%7.%8"/>
      <w:lvlJc w:val="left"/>
      <w:pPr>
        <w:ind w:left="3260" w:hanging="1418"/>
      </w:pPr>
      <w:rPr>
        <w:rFonts w:hint="eastAsia"/>
      </w:rPr>
    </w:lvl>
    <w:lvl w:ilvl="8">
      <w:start w:val="1"/>
      <w:numFmt w:val="decimal"/>
      <w:lvlText w:val="%1.%2.%3.%4.%5.%6.%7.%8.%9"/>
      <w:lvlJc w:val="left"/>
      <w:pPr>
        <w:ind w:left="3968" w:hanging="1700"/>
      </w:pPr>
      <w:rPr>
        <w:rFonts w:hint="eastAsia"/>
      </w:rPr>
    </w:lvl>
  </w:abstractNum>
  <w:abstractNum w:abstractNumId="3">
    <w:nsid w:val="00000006"/>
    <w:multiLevelType w:val="multilevel"/>
    <w:tmpl w:val="00000006"/>
    <w:lvl w:ilvl="0">
      <w:start w:val="1"/>
      <w:numFmt w:val="decimal"/>
      <w:lvlText w:val="[%1]"/>
      <w:lvlJc w:val="left"/>
      <w:pPr>
        <w:ind w:left="840" w:hanging="420"/>
      </w:pPr>
      <w:rPr>
        <w:rFonts w:hint="eastAsia"/>
      </w:rPr>
    </w:lvl>
    <w:lvl w:ilvl="1">
      <w:start w:val="1"/>
      <w:numFmt w:val="lowerLetter"/>
      <w:lvlText w:val="%2)"/>
      <w:lvlJc w:val="left"/>
      <w:pPr>
        <w:ind w:left="7770" w:hanging="420"/>
      </w:pPr>
    </w:lvl>
    <w:lvl w:ilvl="2">
      <w:start w:val="1"/>
      <w:numFmt w:val="lowerRoman"/>
      <w:lvlText w:val="%3."/>
      <w:lvlJc w:val="right"/>
      <w:pPr>
        <w:ind w:left="8190" w:hanging="420"/>
      </w:pPr>
    </w:lvl>
    <w:lvl w:ilvl="3">
      <w:start w:val="1"/>
      <w:numFmt w:val="decimal"/>
      <w:lvlText w:val="%4."/>
      <w:lvlJc w:val="left"/>
      <w:pPr>
        <w:ind w:left="8610" w:hanging="420"/>
      </w:pPr>
    </w:lvl>
    <w:lvl w:ilvl="4">
      <w:start w:val="1"/>
      <w:numFmt w:val="lowerLetter"/>
      <w:lvlText w:val="%5)"/>
      <w:lvlJc w:val="left"/>
      <w:pPr>
        <w:ind w:left="9030" w:hanging="420"/>
      </w:pPr>
    </w:lvl>
    <w:lvl w:ilvl="5">
      <w:start w:val="1"/>
      <w:numFmt w:val="lowerRoman"/>
      <w:lvlText w:val="%6."/>
      <w:lvlJc w:val="right"/>
      <w:pPr>
        <w:ind w:left="9450" w:hanging="420"/>
      </w:pPr>
    </w:lvl>
    <w:lvl w:ilvl="6">
      <w:start w:val="1"/>
      <w:numFmt w:val="decimal"/>
      <w:lvlText w:val="%7."/>
      <w:lvlJc w:val="left"/>
      <w:pPr>
        <w:ind w:left="9870" w:hanging="420"/>
      </w:pPr>
    </w:lvl>
    <w:lvl w:ilvl="7">
      <w:start w:val="1"/>
      <w:numFmt w:val="lowerLetter"/>
      <w:lvlText w:val="%8)"/>
      <w:lvlJc w:val="left"/>
      <w:pPr>
        <w:ind w:left="10290" w:hanging="420"/>
      </w:pPr>
    </w:lvl>
    <w:lvl w:ilvl="8">
      <w:start w:val="1"/>
      <w:numFmt w:val="lowerRoman"/>
      <w:lvlText w:val="%9."/>
      <w:lvlJc w:val="right"/>
      <w:pPr>
        <w:ind w:left="10710" w:hanging="420"/>
      </w:pPr>
    </w:lvl>
  </w:abstractNum>
  <w:abstractNum w:abstractNumId="4">
    <w:nsid w:val="00000008"/>
    <w:multiLevelType w:val="singleLevel"/>
    <w:tmpl w:val="00000008"/>
    <w:lvl w:ilvl="0">
      <w:start w:val="1"/>
      <w:numFmt w:val="decimal"/>
      <w:suff w:val="nothing"/>
      <w:lvlText w:val="%1）"/>
      <w:lvlJc w:val="left"/>
    </w:lvl>
  </w:abstractNum>
  <w:abstractNum w:abstractNumId="5">
    <w:nsid w:val="0000001D"/>
    <w:multiLevelType w:val="multilevel"/>
    <w:tmpl w:val="7ACECEE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0000039"/>
    <w:multiLevelType w:val="multilevel"/>
    <w:tmpl w:val="00000039"/>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nsid w:val="0000003B"/>
    <w:multiLevelType w:val="multilevel"/>
    <w:tmpl w:val="0000003B"/>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nsid w:val="0000003D"/>
    <w:multiLevelType w:val="multilevel"/>
    <w:tmpl w:val="0000003D"/>
    <w:lvl w:ilvl="0">
      <w:start w:val="1"/>
      <w:numFmt w:val="decimal"/>
      <w:lvlText w:val="%1."/>
      <w:lvlJc w:val="left"/>
      <w:pPr>
        <w:tabs>
          <w:tab w:val="num" w:pos="900"/>
        </w:tabs>
        <w:ind w:left="900" w:hanging="420"/>
      </w:pPr>
    </w:lvl>
    <w:lvl w:ilvl="1">
      <w:start w:val="1"/>
      <w:numFmt w:val="lowerLetter"/>
      <w:pStyle w:val="a"/>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9">
    <w:nsid w:val="00000041"/>
    <w:multiLevelType w:val="multilevel"/>
    <w:tmpl w:val="00000041"/>
    <w:lvl w:ilvl="0">
      <w:start w:val="1"/>
      <w:numFmt w:val="decimal"/>
      <w:pStyle w:val="a0"/>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nsid w:val="01636190"/>
    <w:multiLevelType w:val="hybridMultilevel"/>
    <w:tmpl w:val="C62AC6FE"/>
    <w:lvl w:ilvl="0" w:tplc="E7A42D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7074133"/>
    <w:multiLevelType w:val="hybridMultilevel"/>
    <w:tmpl w:val="EE282844"/>
    <w:lvl w:ilvl="0" w:tplc="1148656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7A12E15"/>
    <w:multiLevelType w:val="hybridMultilevel"/>
    <w:tmpl w:val="0930C11E"/>
    <w:lvl w:ilvl="0" w:tplc="2B0CDD28">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BCA1F03"/>
    <w:multiLevelType w:val="hybridMultilevel"/>
    <w:tmpl w:val="EDDE1D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08810E1"/>
    <w:multiLevelType w:val="hybridMultilevel"/>
    <w:tmpl w:val="F86CEED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
    <w:nsid w:val="611D699B"/>
    <w:multiLevelType w:val="hybridMultilevel"/>
    <w:tmpl w:val="7A7A00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646260FA"/>
    <w:multiLevelType w:val="multilevel"/>
    <w:tmpl w:val="646260FA"/>
    <w:lvl w:ilvl="0">
      <w:start w:val="1"/>
      <w:numFmt w:val="decimal"/>
      <w:suff w:val="nothing"/>
      <w:lvlText w:val="表%1　"/>
      <w:lvlJc w:val="left"/>
      <w:pPr>
        <w:ind w:left="0" w:firstLine="0"/>
      </w:pPr>
      <w:rPr>
        <w:rFonts w:ascii="黑体" w:eastAsia="黑体" w:hAnsi="Times New Roman" w:hint="eastAsia"/>
        <w:b w:val="0"/>
        <w:i w:val="0"/>
        <w:color w:val="auto"/>
        <w:sz w:val="28"/>
        <w:u w:val="none"/>
        <w:em w:val="none"/>
        <w:lang w:val="en-US"/>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nsid w:val="6A354076"/>
    <w:multiLevelType w:val="multilevel"/>
    <w:tmpl w:val="4726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00408B5"/>
    <w:multiLevelType w:val="hybridMultilevel"/>
    <w:tmpl w:val="7AEE76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7"/>
  </w:num>
  <w:num w:numId="3">
    <w:abstractNumId w:val="9"/>
  </w:num>
  <w:num w:numId="4">
    <w:abstractNumId w:val="0"/>
  </w:num>
  <w:num w:numId="5">
    <w:abstractNumId w:val="6"/>
  </w:num>
  <w:num w:numId="6">
    <w:abstractNumId w:val="3"/>
  </w:num>
  <w:num w:numId="7">
    <w:abstractNumId w:val="2"/>
  </w:num>
  <w:num w:numId="8">
    <w:abstractNumId w:val="12"/>
  </w:num>
  <w:num w:numId="9">
    <w:abstractNumId w:val="5"/>
  </w:num>
  <w:num w:numId="10">
    <w:abstractNumId w:val="11"/>
  </w:num>
  <w:num w:numId="11">
    <w:abstractNumId w:val="4"/>
  </w:num>
  <w:num w:numId="12">
    <w:abstractNumId w:val="1"/>
  </w:num>
  <w:num w:numId="13">
    <w:abstractNumId w:val="16"/>
  </w:num>
  <w:num w:numId="14">
    <w:abstractNumId w:val="13"/>
  </w:num>
  <w:num w:numId="15">
    <w:abstractNumId w:val="15"/>
  </w:num>
  <w:num w:numId="16">
    <w:abstractNumId w:val="18"/>
  </w:num>
  <w:num w:numId="17">
    <w:abstractNumId w:val="10"/>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8BB"/>
    <w:rsid w:val="00001D04"/>
    <w:rsid w:val="00002CD5"/>
    <w:rsid w:val="00011B33"/>
    <w:rsid w:val="000356B7"/>
    <w:rsid w:val="00044812"/>
    <w:rsid w:val="0005168E"/>
    <w:rsid w:val="000657B3"/>
    <w:rsid w:val="000717B4"/>
    <w:rsid w:val="000A5300"/>
    <w:rsid w:val="000A6338"/>
    <w:rsid w:val="000B38B7"/>
    <w:rsid w:val="000D1BA1"/>
    <w:rsid w:val="000E40DA"/>
    <w:rsid w:val="00114145"/>
    <w:rsid w:val="00176E1E"/>
    <w:rsid w:val="001807CC"/>
    <w:rsid w:val="0019688C"/>
    <w:rsid w:val="00196D4D"/>
    <w:rsid w:val="001A1591"/>
    <w:rsid w:val="001C6535"/>
    <w:rsid w:val="001F1E3F"/>
    <w:rsid w:val="00216F9A"/>
    <w:rsid w:val="00221CF5"/>
    <w:rsid w:val="00226B5F"/>
    <w:rsid w:val="00232BBA"/>
    <w:rsid w:val="0024409E"/>
    <w:rsid w:val="00260FC0"/>
    <w:rsid w:val="00262B80"/>
    <w:rsid w:val="00285FB8"/>
    <w:rsid w:val="00287514"/>
    <w:rsid w:val="00293DF7"/>
    <w:rsid w:val="00295003"/>
    <w:rsid w:val="002B6EBA"/>
    <w:rsid w:val="002E7EE0"/>
    <w:rsid w:val="002E7FA4"/>
    <w:rsid w:val="00372253"/>
    <w:rsid w:val="0037330F"/>
    <w:rsid w:val="003953B2"/>
    <w:rsid w:val="003B0E88"/>
    <w:rsid w:val="003B79FD"/>
    <w:rsid w:val="003C1AF9"/>
    <w:rsid w:val="003C2849"/>
    <w:rsid w:val="003C37C1"/>
    <w:rsid w:val="003F1A22"/>
    <w:rsid w:val="003F4329"/>
    <w:rsid w:val="003F7E4C"/>
    <w:rsid w:val="004007F9"/>
    <w:rsid w:val="004031F3"/>
    <w:rsid w:val="00415B5C"/>
    <w:rsid w:val="00420504"/>
    <w:rsid w:val="004206AF"/>
    <w:rsid w:val="00447AC7"/>
    <w:rsid w:val="0045102D"/>
    <w:rsid w:val="00465D12"/>
    <w:rsid w:val="00486021"/>
    <w:rsid w:val="004958BB"/>
    <w:rsid w:val="004B2BBC"/>
    <w:rsid w:val="005013BB"/>
    <w:rsid w:val="00503F10"/>
    <w:rsid w:val="00520468"/>
    <w:rsid w:val="00525D2E"/>
    <w:rsid w:val="00531D90"/>
    <w:rsid w:val="00550472"/>
    <w:rsid w:val="0056395E"/>
    <w:rsid w:val="00584203"/>
    <w:rsid w:val="005A2DBA"/>
    <w:rsid w:val="005A3BC6"/>
    <w:rsid w:val="005B0A81"/>
    <w:rsid w:val="005D2F7F"/>
    <w:rsid w:val="006062AF"/>
    <w:rsid w:val="00615192"/>
    <w:rsid w:val="00644CD5"/>
    <w:rsid w:val="0066031E"/>
    <w:rsid w:val="006609DB"/>
    <w:rsid w:val="00677843"/>
    <w:rsid w:val="006A48E7"/>
    <w:rsid w:val="006B00F9"/>
    <w:rsid w:val="006B4CD5"/>
    <w:rsid w:val="006C460B"/>
    <w:rsid w:val="006C57C0"/>
    <w:rsid w:val="006E0F42"/>
    <w:rsid w:val="007317F5"/>
    <w:rsid w:val="00764571"/>
    <w:rsid w:val="007B466C"/>
    <w:rsid w:val="007C189B"/>
    <w:rsid w:val="007C297A"/>
    <w:rsid w:val="00824D3E"/>
    <w:rsid w:val="00841752"/>
    <w:rsid w:val="00850685"/>
    <w:rsid w:val="0087274D"/>
    <w:rsid w:val="00880C93"/>
    <w:rsid w:val="008A071C"/>
    <w:rsid w:val="008A34D4"/>
    <w:rsid w:val="00922420"/>
    <w:rsid w:val="00925B9C"/>
    <w:rsid w:val="00943B9D"/>
    <w:rsid w:val="009522B5"/>
    <w:rsid w:val="00952480"/>
    <w:rsid w:val="009706CE"/>
    <w:rsid w:val="00971287"/>
    <w:rsid w:val="009852B4"/>
    <w:rsid w:val="00990672"/>
    <w:rsid w:val="009B2E86"/>
    <w:rsid w:val="009C248F"/>
    <w:rsid w:val="009C4CE5"/>
    <w:rsid w:val="009C7894"/>
    <w:rsid w:val="009E45C2"/>
    <w:rsid w:val="009F2398"/>
    <w:rsid w:val="009F7678"/>
    <w:rsid w:val="00A07A1C"/>
    <w:rsid w:val="00A3108C"/>
    <w:rsid w:val="00A55C87"/>
    <w:rsid w:val="00A62438"/>
    <w:rsid w:val="00A73372"/>
    <w:rsid w:val="00A83D67"/>
    <w:rsid w:val="00A860DE"/>
    <w:rsid w:val="00AB7A7B"/>
    <w:rsid w:val="00AC12B1"/>
    <w:rsid w:val="00AD4DEA"/>
    <w:rsid w:val="00B03BD4"/>
    <w:rsid w:val="00B17D79"/>
    <w:rsid w:val="00B20F30"/>
    <w:rsid w:val="00B21C08"/>
    <w:rsid w:val="00B43AF4"/>
    <w:rsid w:val="00B4675C"/>
    <w:rsid w:val="00B53CCE"/>
    <w:rsid w:val="00B635A2"/>
    <w:rsid w:val="00B87FB1"/>
    <w:rsid w:val="00BC0998"/>
    <w:rsid w:val="00BC73AC"/>
    <w:rsid w:val="00BD55C8"/>
    <w:rsid w:val="00BE5C49"/>
    <w:rsid w:val="00BE7361"/>
    <w:rsid w:val="00BF0928"/>
    <w:rsid w:val="00BF6DC7"/>
    <w:rsid w:val="00C104E0"/>
    <w:rsid w:val="00C60050"/>
    <w:rsid w:val="00C736C6"/>
    <w:rsid w:val="00C855AE"/>
    <w:rsid w:val="00C92FBE"/>
    <w:rsid w:val="00CE5EBD"/>
    <w:rsid w:val="00CF4B0A"/>
    <w:rsid w:val="00CF4B6C"/>
    <w:rsid w:val="00D53C3D"/>
    <w:rsid w:val="00D74EB0"/>
    <w:rsid w:val="00D777B4"/>
    <w:rsid w:val="00D819C1"/>
    <w:rsid w:val="00D9364B"/>
    <w:rsid w:val="00DD2876"/>
    <w:rsid w:val="00DD3AC6"/>
    <w:rsid w:val="00DE7DF3"/>
    <w:rsid w:val="00E043D3"/>
    <w:rsid w:val="00E42285"/>
    <w:rsid w:val="00E55EDD"/>
    <w:rsid w:val="00E60C70"/>
    <w:rsid w:val="00E657C7"/>
    <w:rsid w:val="00E759A5"/>
    <w:rsid w:val="00E75D2D"/>
    <w:rsid w:val="00EA0279"/>
    <w:rsid w:val="00EA2BE7"/>
    <w:rsid w:val="00EA5130"/>
    <w:rsid w:val="00EB3C8F"/>
    <w:rsid w:val="00EB4A93"/>
    <w:rsid w:val="00EB7220"/>
    <w:rsid w:val="00F013EA"/>
    <w:rsid w:val="00F30EE0"/>
    <w:rsid w:val="00F46186"/>
    <w:rsid w:val="00F46DF8"/>
    <w:rsid w:val="00F85728"/>
    <w:rsid w:val="00F9427A"/>
    <w:rsid w:val="00FC0372"/>
    <w:rsid w:val="00FC3461"/>
    <w:rsid w:val="00FE2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3E6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Cod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922420"/>
    <w:pPr>
      <w:widowControl w:val="0"/>
      <w:jc w:val="both"/>
    </w:pPr>
    <w:rPr>
      <w:rFonts w:ascii="Times New Roman" w:eastAsia="宋体" w:hAnsi="Times New Roman" w:cs="Times New Roman"/>
      <w:szCs w:val="24"/>
    </w:rPr>
  </w:style>
  <w:style w:type="paragraph" w:styleId="1">
    <w:name w:val="heading 1"/>
    <w:basedOn w:val="a1"/>
    <w:next w:val="a1"/>
    <w:link w:val="10"/>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1"/>
    <w:next w:val="a1"/>
    <w:link w:val="20"/>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1"/>
    <w:next w:val="a1"/>
    <w:link w:val="30"/>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1"/>
    <w:next w:val="a1"/>
    <w:link w:val="40"/>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1"/>
    <w:next w:val="a1"/>
    <w:link w:val="50"/>
    <w:qFormat/>
    <w:rsid w:val="00922420"/>
    <w:pPr>
      <w:keepNext/>
      <w:ind w:left="840"/>
      <w:outlineLvl w:val="4"/>
    </w:pPr>
    <w:rPr>
      <w:i/>
      <w:sz w:val="22"/>
    </w:rPr>
  </w:style>
  <w:style w:type="paragraph" w:styleId="6">
    <w:name w:val="heading 6"/>
    <w:basedOn w:val="a1"/>
    <w:next w:val="a1"/>
    <w:link w:val="60"/>
    <w:qFormat/>
    <w:rsid w:val="00922420"/>
    <w:pPr>
      <w:keepNext/>
      <w:ind w:left="300" w:firstLine="420"/>
      <w:outlineLvl w:val="5"/>
    </w:pPr>
    <w:rPr>
      <w:i/>
      <w:sz w:val="22"/>
    </w:rPr>
  </w:style>
  <w:style w:type="paragraph" w:styleId="7">
    <w:name w:val="heading 7"/>
    <w:basedOn w:val="a1"/>
    <w:next w:val="a1"/>
    <w:link w:val="70"/>
    <w:qFormat/>
    <w:rsid w:val="00922420"/>
    <w:pPr>
      <w:keepNext/>
      <w:ind w:left="720"/>
      <w:outlineLvl w:val="6"/>
    </w:pPr>
    <w:rPr>
      <w:i/>
      <w:sz w:val="22"/>
    </w:rPr>
  </w:style>
  <w:style w:type="paragraph" w:styleId="8">
    <w:name w:val="heading 8"/>
    <w:basedOn w:val="a1"/>
    <w:next w:val="a1"/>
    <w:link w:val="80"/>
    <w:qFormat/>
    <w:rsid w:val="00922420"/>
    <w:pPr>
      <w:keepNext/>
      <w:ind w:left="300" w:firstLine="420"/>
      <w:outlineLvl w:val="7"/>
    </w:pPr>
    <w:rPr>
      <w:i/>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2"/>
    <w:link w:val="1"/>
    <w:rsid w:val="00922420"/>
    <w:rPr>
      <w:rFonts w:ascii="Calibri" w:eastAsia="宋体" w:hAnsi="Calibri" w:cs="Times New Roman"/>
      <w:b/>
      <w:bCs/>
      <w:kern w:val="44"/>
      <w:sz w:val="44"/>
      <w:szCs w:val="44"/>
    </w:rPr>
  </w:style>
  <w:style w:type="character" w:customStyle="1" w:styleId="20">
    <w:name w:val="标题 2字符"/>
    <w:aliases w:val="Chapter X.X. Statement字符,h2字符,2字符,Header 2字符,l2字符,Level 2 Head字符,heading 2字符"/>
    <w:basedOn w:val="a2"/>
    <w:link w:val="2"/>
    <w:rsid w:val="00922420"/>
    <w:rPr>
      <w:rFonts w:ascii="Cambria" w:eastAsia="宋体" w:hAnsi="Cambria" w:cs="Times New Roman"/>
      <w:b/>
      <w:bCs/>
      <w:sz w:val="32"/>
      <w:szCs w:val="32"/>
    </w:rPr>
  </w:style>
  <w:style w:type="character" w:customStyle="1" w:styleId="30">
    <w:name w:val="标题 3字符"/>
    <w:aliases w:val="Chapter X.X.X.字符"/>
    <w:basedOn w:val="a2"/>
    <w:link w:val="3"/>
    <w:uiPriority w:val="9"/>
    <w:rsid w:val="00922420"/>
    <w:rPr>
      <w:rFonts w:ascii="Calibri" w:eastAsia="宋体" w:hAnsi="Calibri" w:cs="Times New Roman"/>
      <w:b/>
      <w:bCs/>
      <w:sz w:val="32"/>
      <w:szCs w:val="32"/>
    </w:rPr>
  </w:style>
  <w:style w:type="character" w:customStyle="1" w:styleId="40">
    <w:name w:val="标题 4字符"/>
    <w:basedOn w:val="a2"/>
    <w:link w:val="4"/>
    <w:rsid w:val="00922420"/>
    <w:rPr>
      <w:rFonts w:ascii="Cambria" w:eastAsia="宋体" w:hAnsi="Cambria" w:cs="Times New Roman"/>
      <w:b/>
      <w:bCs/>
      <w:sz w:val="28"/>
      <w:szCs w:val="28"/>
    </w:rPr>
  </w:style>
  <w:style w:type="character" w:customStyle="1" w:styleId="50">
    <w:name w:val="标题 5字符"/>
    <w:basedOn w:val="a2"/>
    <w:link w:val="5"/>
    <w:rsid w:val="00922420"/>
    <w:rPr>
      <w:rFonts w:ascii="Times New Roman" w:eastAsia="宋体" w:hAnsi="Times New Roman" w:cs="Times New Roman"/>
      <w:i/>
      <w:sz w:val="22"/>
      <w:szCs w:val="24"/>
    </w:rPr>
  </w:style>
  <w:style w:type="character" w:customStyle="1" w:styleId="60">
    <w:name w:val="标题 6字符"/>
    <w:basedOn w:val="a2"/>
    <w:link w:val="6"/>
    <w:rsid w:val="00922420"/>
    <w:rPr>
      <w:rFonts w:ascii="Times New Roman" w:eastAsia="宋体" w:hAnsi="Times New Roman" w:cs="Times New Roman"/>
      <w:i/>
      <w:sz w:val="22"/>
      <w:szCs w:val="24"/>
    </w:rPr>
  </w:style>
  <w:style w:type="character" w:customStyle="1" w:styleId="70">
    <w:name w:val="标题 7字符"/>
    <w:basedOn w:val="a2"/>
    <w:link w:val="7"/>
    <w:rsid w:val="00922420"/>
    <w:rPr>
      <w:rFonts w:ascii="Times New Roman" w:eastAsia="宋体" w:hAnsi="Times New Roman" w:cs="Times New Roman"/>
      <w:i/>
      <w:sz w:val="22"/>
      <w:szCs w:val="24"/>
    </w:rPr>
  </w:style>
  <w:style w:type="character" w:customStyle="1" w:styleId="80">
    <w:name w:val="标题 8字符"/>
    <w:basedOn w:val="a2"/>
    <w:link w:val="8"/>
    <w:rsid w:val="00922420"/>
    <w:rPr>
      <w:rFonts w:ascii="Times New Roman" w:eastAsia="宋体" w:hAnsi="Times New Roman" w:cs="Times New Roman"/>
      <w:i/>
      <w:iCs/>
      <w:szCs w:val="24"/>
    </w:rPr>
  </w:style>
  <w:style w:type="character" w:styleId="FollowedHyperlink">
    <w:name w:val="FollowedHyperlink"/>
    <w:rsid w:val="00922420"/>
    <w:rPr>
      <w:color w:val="800080"/>
      <w:u w:val="single"/>
    </w:rPr>
  </w:style>
  <w:style w:type="character" w:styleId="a5">
    <w:name w:val="annotation reference"/>
    <w:uiPriority w:val="99"/>
    <w:rsid w:val="00922420"/>
    <w:rPr>
      <w:sz w:val="21"/>
      <w:szCs w:val="21"/>
    </w:rPr>
  </w:style>
  <w:style w:type="character" w:styleId="a6">
    <w:name w:val="page number"/>
    <w:basedOn w:val="a2"/>
    <w:rsid w:val="00922420"/>
  </w:style>
  <w:style w:type="character" w:styleId="a7">
    <w:name w:val="Hyperlink"/>
    <w:uiPriority w:val="99"/>
    <w:rsid w:val="00922420"/>
    <w:rPr>
      <w:color w:val="0000FF"/>
      <w:u w:val="single"/>
    </w:rPr>
  </w:style>
  <w:style w:type="character" w:styleId="a8">
    <w:name w:val="Emphasis"/>
    <w:qFormat/>
    <w:rsid w:val="00922420"/>
    <w:rPr>
      <w:rFonts w:eastAsia="楷体_GB2312"/>
      <w:iCs/>
      <w:lang w:val="zh-CN"/>
    </w:rPr>
  </w:style>
  <w:style w:type="character" w:customStyle="1" w:styleId="a9">
    <w:name w:val="日期字符"/>
    <w:link w:val="aa"/>
    <w:uiPriority w:val="99"/>
    <w:rsid w:val="00922420"/>
    <w:rPr>
      <w:szCs w:val="24"/>
    </w:rPr>
  </w:style>
  <w:style w:type="character" w:customStyle="1" w:styleId="ab">
    <w:name w:val="批注主题字符"/>
    <w:link w:val="ac"/>
    <w:uiPriority w:val="99"/>
    <w:rsid w:val="00922420"/>
    <w:rPr>
      <w:b/>
      <w:bCs/>
      <w:szCs w:val="24"/>
    </w:rPr>
  </w:style>
  <w:style w:type="character" w:customStyle="1" w:styleId="ad">
    <w:name w:val="注释文本字符"/>
    <w:link w:val="ae"/>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af">
    <w:name w:val="页眉字符"/>
    <w:link w:val="af0"/>
    <w:rsid w:val="00922420"/>
    <w:rPr>
      <w:sz w:val="18"/>
      <w:szCs w:val="18"/>
    </w:rPr>
  </w:style>
  <w:style w:type="character" w:customStyle="1" w:styleId="af1">
    <w:name w:val="页脚字符"/>
    <w:link w:val="af2"/>
    <w:uiPriority w:val="99"/>
    <w:rsid w:val="00922420"/>
    <w:rPr>
      <w:sz w:val="18"/>
      <w:szCs w:val="18"/>
    </w:rPr>
  </w:style>
  <w:style w:type="character" w:customStyle="1" w:styleId="af3">
    <w:name w:val="批注框文本字符"/>
    <w:link w:val="af4"/>
    <w:uiPriority w:val="99"/>
    <w:rsid w:val="00922420"/>
    <w:rPr>
      <w:rFonts w:ascii="Calibri" w:hAnsi="Calibri"/>
      <w:sz w:val="18"/>
      <w:szCs w:val="18"/>
    </w:rPr>
  </w:style>
  <w:style w:type="character" w:customStyle="1" w:styleId="af5">
    <w:name w:val="文档结构图 字符"/>
    <w:link w:val="af6"/>
    <w:rsid w:val="00922420"/>
    <w:rPr>
      <w:rFonts w:ascii="Calibri" w:hAnsi="Calibri"/>
      <w:shd w:val="clear" w:color="auto" w:fill="000080"/>
    </w:rPr>
  </w:style>
  <w:style w:type="character" w:customStyle="1" w:styleId="af7">
    <w:name w:val="正文文本缩进字符"/>
    <w:link w:val="af8"/>
    <w:rsid w:val="00922420"/>
    <w:rPr>
      <w:sz w:val="24"/>
      <w:szCs w:val="24"/>
    </w:rPr>
  </w:style>
  <w:style w:type="character" w:customStyle="1" w:styleId="af9">
    <w:name w:val="标题字符"/>
    <w:link w:val="afa"/>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afb">
    <w:name w:val="正文文本字符"/>
    <w:link w:val="afc"/>
    <w:rsid w:val="00922420"/>
    <w:rPr>
      <w:rFonts w:eastAsia="宋体"/>
      <w:sz w:val="18"/>
      <w:szCs w:val="18"/>
    </w:rPr>
  </w:style>
  <w:style w:type="character" w:customStyle="1" w:styleId="21">
    <w:name w:val="正文文本 2字符"/>
    <w:link w:val="22"/>
    <w:rsid w:val="00922420"/>
    <w:rPr>
      <w:rFonts w:eastAsia="楷体_GB2312"/>
      <w:sz w:val="24"/>
      <w:szCs w:val="24"/>
    </w:rPr>
  </w:style>
  <w:style w:type="character" w:customStyle="1" w:styleId="AChar">
    <w:name w:val="A论文正文 Char"/>
    <w:link w:val="Afd"/>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afe">
    <w:name w:val="副标题字符"/>
    <w:link w:val="a"/>
    <w:rsid w:val="00922420"/>
    <w:rPr>
      <w:rFonts w:ascii="Cambria" w:eastAsia="黑体" w:hAnsi="Cambria"/>
      <w:b/>
      <w:bCs/>
      <w:kern w:val="28"/>
      <w:sz w:val="28"/>
      <w:szCs w:val="32"/>
      <w:lang w:val="zh-CN"/>
    </w:rPr>
  </w:style>
  <w:style w:type="paragraph" w:styleId="71">
    <w:name w:val="toc 7"/>
    <w:basedOn w:val="a1"/>
    <w:next w:val="a1"/>
    <w:uiPriority w:val="39"/>
    <w:rsid w:val="00922420"/>
    <w:pPr>
      <w:ind w:left="1260"/>
      <w:jc w:val="left"/>
    </w:pPr>
    <w:rPr>
      <w:rFonts w:ascii="Calibri" w:hAnsi="Calibri"/>
      <w:sz w:val="18"/>
      <w:szCs w:val="18"/>
    </w:rPr>
  </w:style>
  <w:style w:type="paragraph" w:styleId="af8">
    <w:name w:val="Body Text Indent"/>
    <w:basedOn w:val="a1"/>
    <w:link w:val="af7"/>
    <w:rsid w:val="00922420"/>
    <w:pPr>
      <w:widowControl/>
      <w:spacing w:after="120"/>
      <w:ind w:leftChars="200" w:left="420"/>
      <w:jc w:val="left"/>
    </w:pPr>
    <w:rPr>
      <w:rFonts w:asciiTheme="minorHAnsi" w:eastAsiaTheme="minorEastAsia" w:hAnsiTheme="minorHAnsi" w:cstheme="minorBidi"/>
      <w:sz w:val="24"/>
    </w:rPr>
  </w:style>
  <w:style w:type="character" w:customStyle="1" w:styleId="Char1">
    <w:name w:val="正文文本缩进 Char1"/>
    <w:basedOn w:val="a2"/>
    <w:uiPriority w:val="99"/>
    <w:semiHidden/>
    <w:rsid w:val="00922420"/>
    <w:rPr>
      <w:rFonts w:ascii="Times New Roman" w:eastAsia="宋体" w:hAnsi="Times New Roman" w:cs="Times New Roman"/>
      <w:szCs w:val="24"/>
    </w:rPr>
  </w:style>
  <w:style w:type="paragraph" w:styleId="41">
    <w:name w:val="toc 4"/>
    <w:basedOn w:val="a1"/>
    <w:next w:val="a1"/>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1">
    <w:name w:val="Body Text Indent 3"/>
    <w:basedOn w:val="a1"/>
    <w:link w:val="32"/>
    <w:rsid w:val="00922420"/>
    <w:pPr>
      <w:tabs>
        <w:tab w:val="left" w:pos="330"/>
      </w:tabs>
      <w:spacing w:line="440" w:lineRule="exact"/>
      <w:ind w:leftChars="143" w:left="300" w:firstLineChars="200" w:firstLine="480"/>
      <w:jc w:val="left"/>
    </w:pPr>
    <w:rPr>
      <w:rFonts w:ascii="宋体" w:hAnsi="宋体"/>
      <w:sz w:val="24"/>
    </w:rPr>
  </w:style>
  <w:style w:type="character" w:customStyle="1" w:styleId="32">
    <w:name w:val="正文文本缩进 3字符"/>
    <w:basedOn w:val="a2"/>
    <w:link w:val="31"/>
    <w:rsid w:val="00922420"/>
    <w:rPr>
      <w:rFonts w:ascii="宋体" w:eastAsia="宋体" w:hAnsi="宋体" w:cs="Times New Roman"/>
      <w:sz w:val="24"/>
      <w:szCs w:val="24"/>
    </w:rPr>
  </w:style>
  <w:style w:type="paragraph" w:styleId="81">
    <w:name w:val="toc 8"/>
    <w:basedOn w:val="a1"/>
    <w:next w:val="a1"/>
    <w:uiPriority w:val="39"/>
    <w:rsid w:val="00922420"/>
    <w:pPr>
      <w:ind w:left="1470"/>
      <w:jc w:val="left"/>
    </w:pPr>
    <w:rPr>
      <w:rFonts w:ascii="Calibri" w:hAnsi="Calibri"/>
      <w:sz w:val="18"/>
      <w:szCs w:val="18"/>
    </w:rPr>
  </w:style>
  <w:style w:type="paragraph" w:styleId="af0">
    <w:name w:val="header"/>
    <w:basedOn w:val="a1"/>
    <w:link w:val="af"/>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0">
    <w:name w:val="页眉 Char1"/>
    <w:basedOn w:val="a2"/>
    <w:rsid w:val="00922420"/>
    <w:rPr>
      <w:rFonts w:ascii="Times New Roman" w:eastAsia="宋体" w:hAnsi="Times New Roman" w:cs="Times New Roman"/>
      <w:sz w:val="18"/>
      <w:szCs w:val="18"/>
    </w:rPr>
  </w:style>
  <w:style w:type="paragraph" w:styleId="a">
    <w:name w:val="Subtitle"/>
    <w:basedOn w:val="a1"/>
    <w:next w:val="a1"/>
    <w:link w:val="afe"/>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1">
    <w:name w:val="副标题 Char1"/>
    <w:basedOn w:val="a2"/>
    <w:uiPriority w:val="11"/>
    <w:rsid w:val="00922420"/>
    <w:rPr>
      <w:rFonts w:asciiTheme="majorHAnsi" w:eastAsia="宋体" w:hAnsiTheme="majorHAnsi" w:cstheme="majorBidi"/>
      <w:b/>
      <w:bCs/>
      <w:kern w:val="28"/>
      <w:sz w:val="32"/>
      <w:szCs w:val="32"/>
    </w:rPr>
  </w:style>
  <w:style w:type="paragraph" w:styleId="af6">
    <w:name w:val="Document Map"/>
    <w:basedOn w:val="a1"/>
    <w:link w:val="af5"/>
    <w:rsid w:val="00922420"/>
    <w:pPr>
      <w:shd w:val="clear" w:color="auto" w:fill="000080"/>
    </w:pPr>
    <w:rPr>
      <w:rFonts w:ascii="Calibri" w:eastAsiaTheme="minorEastAsia" w:hAnsi="Calibri" w:cstheme="minorBidi"/>
      <w:szCs w:val="22"/>
      <w:shd w:val="clear" w:color="auto" w:fill="000080"/>
    </w:rPr>
  </w:style>
  <w:style w:type="character" w:customStyle="1" w:styleId="Char12">
    <w:name w:val="文档结构图 Char1"/>
    <w:basedOn w:val="a2"/>
    <w:uiPriority w:val="99"/>
    <w:semiHidden/>
    <w:rsid w:val="00922420"/>
    <w:rPr>
      <w:rFonts w:ascii="Microsoft YaHei UI" w:eastAsia="Microsoft YaHei UI" w:hAnsi="Times New Roman" w:cs="Times New Roman"/>
      <w:sz w:val="18"/>
      <w:szCs w:val="18"/>
    </w:rPr>
  </w:style>
  <w:style w:type="paragraph" w:styleId="aa">
    <w:name w:val="Date"/>
    <w:basedOn w:val="a1"/>
    <w:next w:val="a1"/>
    <w:link w:val="a9"/>
    <w:uiPriority w:val="99"/>
    <w:rsid w:val="00922420"/>
    <w:pPr>
      <w:ind w:leftChars="2500" w:left="100"/>
    </w:pPr>
    <w:rPr>
      <w:rFonts w:asciiTheme="minorHAnsi" w:eastAsiaTheme="minorEastAsia" w:hAnsiTheme="minorHAnsi" w:cstheme="minorBidi"/>
    </w:rPr>
  </w:style>
  <w:style w:type="character" w:customStyle="1" w:styleId="Char13">
    <w:name w:val="日期 Char1"/>
    <w:basedOn w:val="a2"/>
    <w:uiPriority w:val="99"/>
    <w:semiHidden/>
    <w:rsid w:val="00922420"/>
    <w:rPr>
      <w:rFonts w:ascii="Times New Roman" w:eastAsia="宋体" w:hAnsi="Times New Roman" w:cs="Times New Roman"/>
      <w:szCs w:val="24"/>
    </w:rPr>
  </w:style>
  <w:style w:type="paragraph" w:styleId="23">
    <w:name w:val="toc 2"/>
    <w:basedOn w:val="a1"/>
    <w:next w:val="a1"/>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1"/>
    <w:next w:val="a1"/>
    <w:uiPriority w:val="39"/>
    <w:rsid w:val="00922420"/>
    <w:pPr>
      <w:ind w:left="1680"/>
      <w:jc w:val="left"/>
    </w:pPr>
    <w:rPr>
      <w:rFonts w:ascii="Calibri" w:hAnsi="Calibri"/>
      <w:sz w:val="18"/>
      <w:szCs w:val="18"/>
    </w:rPr>
  </w:style>
  <w:style w:type="paragraph" w:styleId="afa">
    <w:name w:val="Title"/>
    <w:basedOn w:val="a1"/>
    <w:next w:val="a1"/>
    <w:link w:val="af9"/>
    <w:qFormat/>
    <w:rsid w:val="00922420"/>
    <w:pPr>
      <w:spacing w:before="240" w:after="60"/>
      <w:jc w:val="center"/>
      <w:outlineLvl w:val="0"/>
    </w:pPr>
    <w:rPr>
      <w:rFonts w:ascii="Cambria" w:eastAsiaTheme="minorEastAsia" w:hAnsi="Cambria"/>
      <w:b/>
      <w:bCs/>
      <w:sz w:val="32"/>
      <w:szCs w:val="32"/>
    </w:rPr>
  </w:style>
  <w:style w:type="character" w:customStyle="1" w:styleId="Char14">
    <w:name w:val="标题 Char1"/>
    <w:basedOn w:val="a2"/>
    <w:uiPriority w:val="10"/>
    <w:rsid w:val="00922420"/>
    <w:rPr>
      <w:rFonts w:asciiTheme="majorHAnsi" w:eastAsia="宋体" w:hAnsiTheme="majorHAnsi" w:cstheme="majorBidi"/>
      <w:b/>
      <w:bCs/>
      <w:sz w:val="32"/>
      <w:szCs w:val="32"/>
    </w:rPr>
  </w:style>
  <w:style w:type="paragraph" w:styleId="22">
    <w:name w:val="Body Text 2"/>
    <w:basedOn w:val="a1"/>
    <w:link w:val="21"/>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2"/>
    <w:uiPriority w:val="99"/>
    <w:semiHidden/>
    <w:rsid w:val="00922420"/>
    <w:rPr>
      <w:rFonts w:ascii="Times New Roman" w:eastAsia="宋体" w:hAnsi="Times New Roman" w:cs="Times New Roman"/>
      <w:szCs w:val="24"/>
    </w:rPr>
  </w:style>
  <w:style w:type="paragraph" w:styleId="24">
    <w:name w:val="Body Text Indent 2"/>
    <w:basedOn w:val="a1"/>
    <w:link w:val="25"/>
    <w:rsid w:val="00922420"/>
    <w:pPr>
      <w:tabs>
        <w:tab w:val="left" w:pos="330"/>
      </w:tabs>
      <w:spacing w:line="360" w:lineRule="exact"/>
      <w:ind w:leftChars="143" w:left="300" w:firstLineChars="200" w:firstLine="420"/>
      <w:jc w:val="left"/>
    </w:pPr>
    <w:rPr>
      <w:rFonts w:ascii="宋体" w:hAnsi="宋体"/>
      <w:sz w:val="24"/>
    </w:rPr>
  </w:style>
  <w:style w:type="character" w:customStyle="1" w:styleId="25">
    <w:name w:val="正文文本缩进 2字符"/>
    <w:basedOn w:val="a2"/>
    <w:link w:val="24"/>
    <w:rsid w:val="00922420"/>
    <w:rPr>
      <w:rFonts w:ascii="宋体" w:eastAsia="宋体" w:hAnsi="宋体" w:cs="Times New Roman"/>
      <w:sz w:val="24"/>
      <w:szCs w:val="24"/>
    </w:rPr>
  </w:style>
  <w:style w:type="paragraph" w:styleId="51">
    <w:name w:val="toc 5"/>
    <w:basedOn w:val="a1"/>
    <w:next w:val="a1"/>
    <w:rsid w:val="00922420"/>
    <w:pPr>
      <w:ind w:left="840"/>
      <w:jc w:val="left"/>
    </w:pPr>
    <w:rPr>
      <w:rFonts w:ascii="Calibri" w:hAnsi="Calibri"/>
      <w:sz w:val="18"/>
      <w:szCs w:val="18"/>
    </w:rPr>
  </w:style>
  <w:style w:type="paragraph" w:styleId="ae">
    <w:name w:val="annotation text"/>
    <w:basedOn w:val="a1"/>
    <w:link w:val="ad"/>
    <w:rsid w:val="00922420"/>
    <w:pPr>
      <w:jc w:val="left"/>
    </w:pPr>
    <w:rPr>
      <w:rFonts w:asciiTheme="minorHAnsi" w:eastAsiaTheme="minorEastAsia" w:hAnsiTheme="minorHAnsi" w:cstheme="minorBidi"/>
    </w:rPr>
  </w:style>
  <w:style w:type="character" w:customStyle="1" w:styleId="Char15">
    <w:name w:val="批注文字 Char1"/>
    <w:basedOn w:val="a2"/>
    <w:uiPriority w:val="99"/>
    <w:semiHidden/>
    <w:rsid w:val="00922420"/>
    <w:rPr>
      <w:rFonts w:ascii="Times New Roman" w:eastAsia="宋体" w:hAnsi="Times New Roman" w:cs="Times New Roman"/>
      <w:szCs w:val="24"/>
    </w:rPr>
  </w:style>
  <w:style w:type="paragraph" w:styleId="11">
    <w:name w:val="toc 1"/>
    <w:basedOn w:val="a1"/>
    <w:next w:val="a1"/>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3">
    <w:name w:val="toc 3"/>
    <w:basedOn w:val="a1"/>
    <w:next w:val="a1"/>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c">
    <w:name w:val="annotation subject"/>
    <w:basedOn w:val="ae"/>
    <w:next w:val="ae"/>
    <w:link w:val="ab"/>
    <w:uiPriority w:val="99"/>
    <w:rsid w:val="00922420"/>
    <w:rPr>
      <w:b/>
      <w:bCs/>
    </w:rPr>
  </w:style>
  <w:style w:type="character" w:customStyle="1" w:styleId="Char16">
    <w:name w:val="批注主题 Char1"/>
    <w:basedOn w:val="Char15"/>
    <w:uiPriority w:val="99"/>
    <w:semiHidden/>
    <w:rsid w:val="00922420"/>
    <w:rPr>
      <w:rFonts w:ascii="Times New Roman" w:eastAsia="宋体" w:hAnsi="Times New Roman" w:cs="Times New Roman"/>
      <w:b/>
      <w:bCs/>
      <w:szCs w:val="24"/>
    </w:rPr>
  </w:style>
  <w:style w:type="paragraph" w:styleId="aff">
    <w:name w:val="Normal (Web)"/>
    <w:basedOn w:val="a1"/>
    <w:uiPriority w:val="99"/>
    <w:rsid w:val="00922420"/>
    <w:pPr>
      <w:widowControl/>
      <w:spacing w:before="100" w:beforeAutospacing="1" w:after="100" w:afterAutospacing="1"/>
      <w:jc w:val="left"/>
    </w:pPr>
    <w:rPr>
      <w:rFonts w:ascii="宋体" w:hAnsi="宋体" w:cs="宋体"/>
      <w:kern w:val="0"/>
      <w:sz w:val="24"/>
    </w:rPr>
  </w:style>
  <w:style w:type="paragraph" w:styleId="af2">
    <w:name w:val="footer"/>
    <w:basedOn w:val="a1"/>
    <w:link w:val="af1"/>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2"/>
    <w:rsid w:val="00922420"/>
    <w:rPr>
      <w:rFonts w:ascii="Times New Roman" w:eastAsia="宋体" w:hAnsi="Times New Roman" w:cs="Times New Roman"/>
      <w:sz w:val="18"/>
      <w:szCs w:val="18"/>
    </w:rPr>
  </w:style>
  <w:style w:type="paragraph" w:styleId="61">
    <w:name w:val="toc 6"/>
    <w:basedOn w:val="a1"/>
    <w:next w:val="a1"/>
    <w:uiPriority w:val="39"/>
    <w:rsid w:val="00922420"/>
    <w:pPr>
      <w:ind w:left="1050"/>
      <w:jc w:val="left"/>
    </w:pPr>
    <w:rPr>
      <w:rFonts w:ascii="Calibri" w:hAnsi="Calibri"/>
      <w:sz w:val="18"/>
      <w:szCs w:val="18"/>
    </w:rPr>
  </w:style>
  <w:style w:type="paragraph" w:styleId="aff0">
    <w:name w:val="caption"/>
    <w:basedOn w:val="a1"/>
    <w:next w:val="a1"/>
    <w:qFormat/>
    <w:rsid w:val="00922420"/>
    <w:rPr>
      <w:rFonts w:ascii="Cambria" w:eastAsia="黑体" w:hAnsi="Cambria"/>
      <w:sz w:val="20"/>
      <w:szCs w:val="20"/>
    </w:rPr>
  </w:style>
  <w:style w:type="paragraph" w:styleId="af4">
    <w:name w:val="Balloon Text"/>
    <w:basedOn w:val="a1"/>
    <w:link w:val="af3"/>
    <w:uiPriority w:val="99"/>
    <w:rsid w:val="00922420"/>
    <w:rPr>
      <w:rFonts w:ascii="Calibri" w:eastAsiaTheme="minorEastAsia" w:hAnsi="Calibri" w:cstheme="minorBidi"/>
      <w:sz w:val="18"/>
      <w:szCs w:val="18"/>
    </w:rPr>
  </w:style>
  <w:style w:type="character" w:customStyle="1" w:styleId="Char18">
    <w:name w:val="批注框文本 Char1"/>
    <w:basedOn w:val="a2"/>
    <w:rsid w:val="00922420"/>
    <w:rPr>
      <w:rFonts w:ascii="Times New Roman" w:eastAsia="宋体" w:hAnsi="Times New Roman" w:cs="Times New Roman"/>
      <w:sz w:val="18"/>
      <w:szCs w:val="18"/>
    </w:rPr>
  </w:style>
  <w:style w:type="paragraph" w:styleId="aff1">
    <w:name w:val="Normal Indent"/>
    <w:basedOn w:val="a1"/>
    <w:rsid w:val="00922420"/>
    <w:pPr>
      <w:ind w:firstLine="420"/>
    </w:pPr>
    <w:rPr>
      <w:szCs w:val="20"/>
    </w:rPr>
  </w:style>
  <w:style w:type="paragraph" w:styleId="afc">
    <w:name w:val="Body Text"/>
    <w:basedOn w:val="a1"/>
    <w:link w:val="afb"/>
    <w:rsid w:val="00922420"/>
    <w:pPr>
      <w:spacing w:after="120"/>
    </w:pPr>
    <w:rPr>
      <w:rFonts w:asciiTheme="minorHAnsi" w:hAnsiTheme="minorHAnsi" w:cstheme="minorBidi"/>
      <w:sz w:val="18"/>
      <w:szCs w:val="18"/>
    </w:rPr>
  </w:style>
  <w:style w:type="character" w:customStyle="1" w:styleId="Char19">
    <w:name w:val="正文文本 Char1"/>
    <w:basedOn w:val="a2"/>
    <w:uiPriority w:val="99"/>
    <w:semiHidden/>
    <w:rsid w:val="00922420"/>
    <w:rPr>
      <w:rFonts w:ascii="Times New Roman" w:eastAsia="宋体" w:hAnsi="Times New Roman" w:cs="Times New Roman"/>
      <w:szCs w:val="24"/>
    </w:rPr>
  </w:style>
  <w:style w:type="paragraph" w:styleId="aff2">
    <w:name w:val="Plain Text"/>
    <w:basedOn w:val="a1"/>
    <w:link w:val="aff3"/>
    <w:rsid w:val="00922420"/>
    <w:rPr>
      <w:rFonts w:ascii="宋体" w:hAnsi="Courier New" w:cs="Courier New"/>
      <w:szCs w:val="21"/>
    </w:rPr>
  </w:style>
  <w:style w:type="character" w:customStyle="1" w:styleId="aff3">
    <w:name w:val="纯文本字符"/>
    <w:basedOn w:val="a2"/>
    <w:link w:val="aff2"/>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d">
    <w:name w:val="A论文正文"/>
    <w:basedOn w:val="a1"/>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1"/>
    <w:rsid w:val="00922420"/>
    <w:pPr>
      <w:widowControl/>
      <w:pBdr>
        <w:bottom w:val="single" w:sz="6" w:space="1" w:color="000000"/>
      </w:pBdr>
      <w:jc w:val="center"/>
    </w:pPr>
    <w:rPr>
      <w:kern w:val="0"/>
      <w:sz w:val="18"/>
      <w:szCs w:val="18"/>
    </w:rPr>
  </w:style>
  <w:style w:type="paragraph" w:styleId="aff4">
    <w:name w:val="List Paragraph"/>
    <w:basedOn w:val="a1"/>
    <w:uiPriority w:val="34"/>
    <w:qFormat/>
    <w:rsid w:val="00922420"/>
    <w:pPr>
      <w:ind w:firstLineChars="200" w:firstLine="420"/>
    </w:pPr>
    <w:rPr>
      <w:rFonts w:ascii="Calibri" w:hAnsi="Calibri" w:cs="Calibri"/>
      <w:szCs w:val="21"/>
    </w:rPr>
  </w:style>
  <w:style w:type="paragraph" w:customStyle="1" w:styleId="pic-info">
    <w:name w:val="pic-info"/>
    <w:basedOn w:val="a1"/>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1"/>
    <w:rsid w:val="00922420"/>
    <w:pPr>
      <w:widowControl/>
      <w:spacing w:after="120"/>
      <w:ind w:left="420"/>
      <w:jc w:val="left"/>
    </w:pPr>
    <w:rPr>
      <w:kern w:val="0"/>
      <w:sz w:val="24"/>
    </w:rPr>
  </w:style>
  <w:style w:type="paragraph" w:customStyle="1" w:styleId="p0">
    <w:name w:val="p0"/>
    <w:basedOn w:val="a1"/>
    <w:rsid w:val="00922420"/>
    <w:pPr>
      <w:widowControl/>
    </w:pPr>
    <w:rPr>
      <w:kern w:val="0"/>
      <w:szCs w:val="21"/>
    </w:rPr>
  </w:style>
  <w:style w:type="paragraph" w:styleId="TOC">
    <w:name w:val="TOC Heading"/>
    <w:basedOn w:val="1"/>
    <w:next w:val="a1"/>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1"/>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1"/>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1"/>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1"/>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2"/>
    <w:rsid w:val="00922420"/>
  </w:style>
  <w:style w:type="character" w:customStyle="1" w:styleId="apple-converted-space">
    <w:name w:val="apple-converted-space"/>
    <w:basedOn w:val="a2"/>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0"/>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2"/>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aff5">
    <w:name w:val="引用字符"/>
    <w:link w:val="aff6"/>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
    <w:name w:val="正文的正文 Char"/>
    <w:link w:val="aff7"/>
    <w:rsid w:val="00922420"/>
    <w:rPr>
      <w:rFonts w:ascii="宋体" w:hAnsi="宋体"/>
      <w:sz w:val="24"/>
    </w:rPr>
  </w:style>
  <w:style w:type="paragraph" w:customStyle="1" w:styleId="220">
    <w:name w:val="样式 目录 2 + 左侧:  2 字符"/>
    <w:basedOn w:val="23"/>
    <w:rsid w:val="00922420"/>
    <w:pPr>
      <w:tabs>
        <w:tab w:val="clear" w:pos="8777"/>
        <w:tab w:val="right" w:pos="8881"/>
      </w:tabs>
      <w:adjustRightInd/>
      <w:snapToGrid/>
      <w:spacing w:line="240" w:lineRule="auto"/>
    </w:pPr>
    <w:rPr>
      <w:rFonts w:cs="宋体"/>
    </w:rPr>
  </w:style>
  <w:style w:type="paragraph" w:customStyle="1" w:styleId="tmp">
    <w:name w:val="tmp正文"/>
    <w:basedOn w:val="af8"/>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0">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f8">
    <w:name w:val="No Spacing"/>
    <w:qFormat/>
    <w:rsid w:val="00922420"/>
    <w:pPr>
      <w:widowControl w:val="0"/>
      <w:spacing w:line="440" w:lineRule="exact"/>
      <w:jc w:val="both"/>
    </w:pPr>
    <w:rPr>
      <w:rFonts w:ascii="Calibri" w:eastAsia="宋体" w:hAnsi="Calibri" w:cs="Times New Roman"/>
    </w:rPr>
  </w:style>
  <w:style w:type="paragraph" w:customStyle="1" w:styleId="112">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6">
    <w:name w:val="标题2"/>
    <w:basedOn w:val="2"/>
    <w:rsid w:val="00922420"/>
    <w:pPr>
      <w:spacing w:line="360" w:lineRule="auto"/>
    </w:pPr>
    <w:rPr>
      <w:rFonts w:ascii="黑体" w:eastAsia="黑体" w:hAnsi="黑体"/>
      <w:b w:val="0"/>
      <w:sz w:val="24"/>
      <w:szCs w:val="24"/>
    </w:rPr>
  </w:style>
  <w:style w:type="paragraph" w:styleId="aff6">
    <w:name w:val="Quote"/>
    <w:basedOn w:val="a1"/>
    <w:next w:val="a1"/>
    <w:link w:val="aff5"/>
    <w:qFormat/>
    <w:rsid w:val="00922420"/>
    <w:rPr>
      <w:rFonts w:asciiTheme="minorHAnsi" w:eastAsiaTheme="minorEastAsia" w:hAnsiTheme="minorHAnsi" w:cstheme="minorBidi"/>
      <w:i/>
      <w:iCs/>
      <w:color w:val="000000"/>
      <w:szCs w:val="22"/>
    </w:rPr>
  </w:style>
  <w:style w:type="character" w:customStyle="1" w:styleId="Char1a">
    <w:name w:val="引用 Char1"/>
    <w:basedOn w:val="a2"/>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1"/>
    <w:rsid w:val="00922420"/>
    <w:rPr>
      <w:sz w:val="18"/>
      <w:szCs w:val="20"/>
    </w:rPr>
  </w:style>
  <w:style w:type="paragraph" w:customStyle="1" w:styleId="aff7">
    <w:name w:val="正文的正文"/>
    <w:basedOn w:val="af8"/>
    <w:link w:val="Char"/>
    <w:rsid w:val="00922420"/>
    <w:pPr>
      <w:spacing w:after="0" w:line="440" w:lineRule="exact"/>
      <w:ind w:leftChars="0" w:left="0" w:firstLineChars="200" w:firstLine="480"/>
    </w:pPr>
    <w:rPr>
      <w:rFonts w:ascii="宋体" w:hAnsi="宋体"/>
      <w:szCs w:val="22"/>
    </w:rPr>
  </w:style>
  <w:style w:type="paragraph" w:customStyle="1" w:styleId="1110">
    <w:name w:val="1.1.1"/>
    <w:next w:val="112"/>
    <w:link w:val="111Char"/>
    <w:rsid w:val="00922420"/>
    <w:pPr>
      <w:spacing w:before="100" w:after="50" w:line="440" w:lineRule="exact"/>
    </w:pPr>
    <w:rPr>
      <w:rFonts w:eastAsia="黑体"/>
      <w:bCs/>
      <w:sz w:val="24"/>
      <w:szCs w:val="32"/>
    </w:rPr>
  </w:style>
  <w:style w:type="paragraph" w:customStyle="1" w:styleId="13">
    <w:name w:val="普通(网站)1"/>
    <w:basedOn w:val="a1"/>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1"/>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1"/>
    <w:link w:val="HTML1"/>
    <w:uiPriority w:val="99"/>
    <w:unhideWhenUsed/>
    <w:rsid w:val="00922420"/>
    <w:rPr>
      <w:rFonts w:ascii="Courier New" w:hAnsi="Courier New" w:cs="Courier New"/>
      <w:sz w:val="20"/>
      <w:szCs w:val="20"/>
    </w:rPr>
  </w:style>
  <w:style w:type="character" w:customStyle="1" w:styleId="HTML1">
    <w:name w:val="HTML  预设格式字符"/>
    <w:basedOn w:val="a2"/>
    <w:link w:val="HTML0"/>
    <w:uiPriority w:val="99"/>
    <w:rsid w:val="00922420"/>
    <w:rPr>
      <w:rFonts w:ascii="Courier New" w:eastAsia="宋体" w:hAnsi="Courier New" w:cs="Courier New"/>
      <w:sz w:val="20"/>
      <w:szCs w:val="20"/>
    </w:rPr>
  </w:style>
  <w:style w:type="paragraph" w:styleId="aff9">
    <w:name w:val="endnote text"/>
    <w:basedOn w:val="a1"/>
    <w:link w:val="affa"/>
    <w:uiPriority w:val="99"/>
    <w:unhideWhenUsed/>
    <w:rsid w:val="00922420"/>
    <w:pPr>
      <w:snapToGrid w:val="0"/>
      <w:jc w:val="left"/>
    </w:pPr>
    <w:rPr>
      <w:szCs w:val="20"/>
    </w:rPr>
  </w:style>
  <w:style w:type="character" w:customStyle="1" w:styleId="affa">
    <w:name w:val="尾注文本字符"/>
    <w:basedOn w:val="a2"/>
    <w:link w:val="aff9"/>
    <w:uiPriority w:val="99"/>
    <w:rsid w:val="00922420"/>
    <w:rPr>
      <w:rFonts w:ascii="Times New Roman" w:eastAsia="宋体" w:hAnsi="Times New Roman" w:cs="Times New Roman"/>
      <w:szCs w:val="20"/>
    </w:rPr>
  </w:style>
  <w:style w:type="character" w:styleId="affb">
    <w:name w:val="endnote reference"/>
    <w:uiPriority w:val="99"/>
    <w:unhideWhenUsed/>
    <w:rsid w:val="00922420"/>
    <w:rPr>
      <w:vertAlign w:val="superscript"/>
    </w:rPr>
  </w:style>
  <w:style w:type="paragraph" w:styleId="affc">
    <w:name w:val="footnote text"/>
    <w:basedOn w:val="a1"/>
    <w:link w:val="affd"/>
    <w:uiPriority w:val="99"/>
    <w:unhideWhenUsed/>
    <w:rsid w:val="00922420"/>
    <w:pPr>
      <w:snapToGrid w:val="0"/>
      <w:jc w:val="left"/>
    </w:pPr>
    <w:rPr>
      <w:sz w:val="18"/>
      <w:szCs w:val="18"/>
    </w:rPr>
  </w:style>
  <w:style w:type="character" w:customStyle="1" w:styleId="affd">
    <w:name w:val="脚注文本字符"/>
    <w:basedOn w:val="a2"/>
    <w:link w:val="affc"/>
    <w:uiPriority w:val="99"/>
    <w:rsid w:val="00922420"/>
    <w:rPr>
      <w:rFonts w:ascii="Times New Roman" w:eastAsia="宋体" w:hAnsi="Times New Roman" w:cs="Times New Roman"/>
      <w:sz w:val="18"/>
      <w:szCs w:val="18"/>
    </w:rPr>
  </w:style>
  <w:style w:type="character" w:styleId="affe">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f">
    <w:name w:val="Table Grid"/>
    <w:basedOn w:val="a3"/>
    <w:uiPriority w:val="59"/>
    <w:rsid w:val="00922420"/>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0">
    <w:name w:val="样式 小五"/>
    <w:rsid w:val="00922420"/>
    <w:rPr>
      <w:sz w:val="21"/>
    </w:rPr>
  </w:style>
  <w:style w:type="paragraph" w:customStyle="1" w:styleId="afff1">
    <w:name w:val="样式 小五 居中"/>
    <w:basedOn w:val="a1"/>
    <w:rsid w:val="00922420"/>
    <w:pPr>
      <w:jc w:val="center"/>
    </w:pPr>
    <w:rPr>
      <w:rFonts w:cs="宋体"/>
      <w:szCs w:val="20"/>
    </w:rPr>
  </w:style>
  <w:style w:type="paragraph" w:customStyle="1" w:styleId="afff2">
    <w:name w:val="样式 页眉 + 底端: (无框线)"/>
    <w:basedOn w:val="af0"/>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a"/>
    <w:rsid w:val="00922420"/>
    <w:pPr>
      <w:spacing w:before="120" w:after="120"/>
      <w:jc w:val="center"/>
    </w:pPr>
    <w:rPr>
      <w:rFonts w:ascii="Book Antiqua" w:hAnsi="Book Antiqua"/>
      <w:b/>
    </w:rPr>
  </w:style>
  <w:style w:type="paragraph" w:customStyle="1" w:styleId="abstract">
    <w:name w:val="abstract"/>
    <w:basedOn w:val="a1"/>
    <w:next w:val="a1"/>
    <w:rsid w:val="00922420"/>
    <w:pPr>
      <w:widowControl/>
      <w:spacing w:before="120" w:after="120"/>
      <w:ind w:left="1440" w:right="1440"/>
    </w:pPr>
    <w:rPr>
      <w:rFonts w:ascii="Book Antiqua" w:eastAsia="Times New Roman" w:hAnsi="Book Antiqua"/>
      <w:i/>
      <w:kern w:val="0"/>
      <w:sz w:val="20"/>
      <w:szCs w:val="20"/>
      <w:lang w:eastAsia="en-US"/>
    </w:rPr>
  </w:style>
  <w:style w:type="paragraph" w:styleId="34">
    <w:name w:val="Body Text 3"/>
    <w:basedOn w:val="a1"/>
    <w:link w:val="35"/>
    <w:rsid w:val="00922420"/>
    <w:rPr>
      <w:i/>
      <w:iCs/>
    </w:rPr>
  </w:style>
  <w:style w:type="character" w:customStyle="1" w:styleId="35">
    <w:name w:val="正文文本 3字符"/>
    <w:basedOn w:val="a2"/>
    <w:link w:val="34"/>
    <w:rsid w:val="00922420"/>
    <w:rPr>
      <w:rFonts w:ascii="Times New Roman" w:eastAsia="宋体" w:hAnsi="Times New Roman" w:cs="Times New Roman"/>
      <w:i/>
      <w:iCs/>
      <w:szCs w:val="24"/>
    </w:rPr>
  </w:style>
  <w:style w:type="paragraph" w:customStyle="1" w:styleId="reader-word-layer">
    <w:name w:val="reader-word-layer"/>
    <w:basedOn w:val="a1"/>
    <w:rsid w:val="00922420"/>
    <w:pPr>
      <w:widowControl/>
      <w:spacing w:before="100" w:beforeAutospacing="1" w:after="100" w:afterAutospacing="1"/>
      <w:jc w:val="left"/>
    </w:pPr>
    <w:rPr>
      <w:rFonts w:ascii="宋体" w:hAnsi="宋体" w:cs="宋体"/>
      <w:kern w:val="0"/>
      <w:sz w:val="24"/>
    </w:rPr>
  </w:style>
  <w:style w:type="paragraph" w:styleId="afff3">
    <w:name w:val="table of figures"/>
    <w:basedOn w:val="a1"/>
    <w:next w:val="a1"/>
    <w:uiPriority w:val="99"/>
    <w:unhideWhenUsed/>
    <w:rsid w:val="00922420"/>
    <w:pPr>
      <w:ind w:left="420" w:hanging="420"/>
      <w:jc w:val="left"/>
    </w:pPr>
    <w:rPr>
      <w:rFonts w:ascii="Calibri" w:hAnsi="Calibri" w:cs="Calibri"/>
      <w:smallCaps/>
      <w:sz w:val="20"/>
      <w:szCs w:val="20"/>
    </w:rPr>
  </w:style>
  <w:style w:type="character" w:styleId="afff4">
    <w:name w:val="Strong"/>
    <w:uiPriority w:val="22"/>
    <w:qFormat/>
    <w:rsid w:val="00922420"/>
    <w:rPr>
      <w:b/>
      <w:bCs/>
    </w:rPr>
  </w:style>
  <w:style w:type="character" w:styleId="afff5">
    <w:name w:val="Book Title"/>
    <w:uiPriority w:val="33"/>
    <w:qFormat/>
    <w:rsid w:val="00922420"/>
    <w:rPr>
      <w:b/>
      <w:bCs/>
      <w:smallCaps/>
      <w:spacing w:val="5"/>
    </w:rPr>
  </w:style>
  <w:style w:type="paragraph" w:customStyle="1" w:styleId="a0">
    <w:name w:val="正文表标题"/>
    <w:next w:val="a1"/>
    <w:rsid w:val="00AD4DEA"/>
    <w:pPr>
      <w:numPr>
        <w:numId w:val="3"/>
      </w:numPr>
      <w:jc w:val="center"/>
    </w:pPr>
    <w:rPr>
      <w:rFonts w:ascii="黑体" w:eastAsia="黑体" w:hAnsi="Times New Roman" w:cs="Times New Roman"/>
      <w:kern w:val="0"/>
      <w:sz w:val="28"/>
      <w:szCs w:val="20"/>
    </w:rPr>
  </w:style>
  <w:style w:type="character" w:customStyle="1" w:styleId="kw2">
    <w:name w:val="kw2"/>
    <w:basedOn w:val="a2"/>
    <w:rsid w:val="00990672"/>
  </w:style>
  <w:style w:type="character" w:customStyle="1" w:styleId="sy0">
    <w:name w:val="sy0"/>
    <w:basedOn w:val="a2"/>
    <w:rsid w:val="00990672"/>
  </w:style>
  <w:style w:type="character" w:customStyle="1" w:styleId="me1">
    <w:name w:val="me1"/>
    <w:basedOn w:val="a2"/>
    <w:rsid w:val="00990672"/>
  </w:style>
  <w:style w:type="character" w:customStyle="1" w:styleId="br0">
    <w:name w:val="br0"/>
    <w:basedOn w:val="a2"/>
    <w:rsid w:val="00990672"/>
  </w:style>
  <w:style w:type="character" w:customStyle="1" w:styleId="nu0">
    <w:name w:val="nu0"/>
    <w:basedOn w:val="a2"/>
    <w:rsid w:val="00990672"/>
  </w:style>
  <w:style w:type="character" w:customStyle="1" w:styleId="st0">
    <w:name w:val="st0"/>
    <w:basedOn w:val="a2"/>
    <w:rsid w:val="0099067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Cod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922420"/>
    <w:pPr>
      <w:widowControl w:val="0"/>
      <w:jc w:val="both"/>
    </w:pPr>
    <w:rPr>
      <w:rFonts w:ascii="Times New Roman" w:eastAsia="宋体" w:hAnsi="Times New Roman" w:cs="Times New Roman"/>
      <w:szCs w:val="24"/>
    </w:rPr>
  </w:style>
  <w:style w:type="paragraph" w:styleId="1">
    <w:name w:val="heading 1"/>
    <w:basedOn w:val="a1"/>
    <w:next w:val="a1"/>
    <w:link w:val="10"/>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1"/>
    <w:next w:val="a1"/>
    <w:link w:val="20"/>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1"/>
    <w:next w:val="a1"/>
    <w:link w:val="30"/>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1"/>
    <w:next w:val="a1"/>
    <w:link w:val="40"/>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1"/>
    <w:next w:val="a1"/>
    <w:link w:val="50"/>
    <w:qFormat/>
    <w:rsid w:val="00922420"/>
    <w:pPr>
      <w:keepNext/>
      <w:ind w:left="840"/>
      <w:outlineLvl w:val="4"/>
    </w:pPr>
    <w:rPr>
      <w:i/>
      <w:sz w:val="22"/>
    </w:rPr>
  </w:style>
  <w:style w:type="paragraph" w:styleId="6">
    <w:name w:val="heading 6"/>
    <w:basedOn w:val="a1"/>
    <w:next w:val="a1"/>
    <w:link w:val="60"/>
    <w:qFormat/>
    <w:rsid w:val="00922420"/>
    <w:pPr>
      <w:keepNext/>
      <w:ind w:left="300" w:firstLine="420"/>
      <w:outlineLvl w:val="5"/>
    </w:pPr>
    <w:rPr>
      <w:i/>
      <w:sz w:val="22"/>
    </w:rPr>
  </w:style>
  <w:style w:type="paragraph" w:styleId="7">
    <w:name w:val="heading 7"/>
    <w:basedOn w:val="a1"/>
    <w:next w:val="a1"/>
    <w:link w:val="70"/>
    <w:qFormat/>
    <w:rsid w:val="00922420"/>
    <w:pPr>
      <w:keepNext/>
      <w:ind w:left="720"/>
      <w:outlineLvl w:val="6"/>
    </w:pPr>
    <w:rPr>
      <w:i/>
      <w:sz w:val="22"/>
    </w:rPr>
  </w:style>
  <w:style w:type="paragraph" w:styleId="8">
    <w:name w:val="heading 8"/>
    <w:basedOn w:val="a1"/>
    <w:next w:val="a1"/>
    <w:link w:val="80"/>
    <w:qFormat/>
    <w:rsid w:val="00922420"/>
    <w:pPr>
      <w:keepNext/>
      <w:ind w:left="300" w:firstLine="420"/>
      <w:outlineLvl w:val="7"/>
    </w:pPr>
    <w:rPr>
      <w:i/>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2"/>
    <w:link w:val="1"/>
    <w:rsid w:val="00922420"/>
    <w:rPr>
      <w:rFonts w:ascii="Calibri" w:eastAsia="宋体" w:hAnsi="Calibri" w:cs="Times New Roman"/>
      <w:b/>
      <w:bCs/>
      <w:kern w:val="44"/>
      <w:sz w:val="44"/>
      <w:szCs w:val="44"/>
    </w:rPr>
  </w:style>
  <w:style w:type="character" w:customStyle="1" w:styleId="20">
    <w:name w:val="标题 2字符"/>
    <w:aliases w:val="Chapter X.X. Statement字符,h2字符,2字符,Header 2字符,l2字符,Level 2 Head字符,heading 2字符"/>
    <w:basedOn w:val="a2"/>
    <w:link w:val="2"/>
    <w:rsid w:val="00922420"/>
    <w:rPr>
      <w:rFonts w:ascii="Cambria" w:eastAsia="宋体" w:hAnsi="Cambria" w:cs="Times New Roman"/>
      <w:b/>
      <w:bCs/>
      <w:sz w:val="32"/>
      <w:szCs w:val="32"/>
    </w:rPr>
  </w:style>
  <w:style w:type="character" w:customStyle="1" w:styleId="30">
    <w:name w:val="标题 3字符"/>
    <w:aliases w:val="Chapter X.X.X.字符"/>
    <w:basedOn w:val="a2"/>
    <w:link w:val="3"/>
    <w:uiPriority w:val="9"/>
    <w:rsid w:val="00922420"/>
    <w:rPr>
      <w:rFonts w:ascii="Calibri" w:eastAsia="宋体" w:hAnsi="Calibri" w:cs="Times New Roman"/>
      <w:b/>
      <w:bCs/>
      <w:sz w:val="32"/>
      <w:szCs w:val="32"/>
    </w:rPr>
  </w:style>
  <w:style w:type="character" w:customStyle="1" w:styleId="40">
    <w:name w:val="标题 4字符"/>
    <w:basedOn w:val="a2"/>
    <w:link w:val="4"/>
    <w:rsid w:val="00922420"/>
    <w:rPr>
      <w:rFonts w:ascii="Cambria" w:eastAsia="宋体" w:hAnsi="Cambria" w:cs="Times New Roman"/>
      <w:b/>
      <w:bCs/>
      <w:sz w:val="28"/>
      <w:szCs w:val="28"/>
    </w:rPr>
  </w:style>
  <w:style w:type="character" w:customStyle="1" w:styleId="50">
    <w:name w:val="标题 5字符"/>
    <w:basedOn w:val="a2"/>
    <w:link w:val="5"/>
    <w:rsid w:val="00922420"/>
    <w:rPr>
      <w:rFonts w:ascii="Times New Roman" w:eastAsia="宋体" w:hAnsi="Times New Roman" w:cs="Times New Roman"/>
      <w:i/>
      <w:sz w:val="22"/>
      <w:szCs w:val="24"/>
    </w:rPr>
  </w:style>
  <w:style w:type="character" w:customStyle="1" w:styleId="60">
    <w:name w:val="标题 6字符"/>
    <w:basedOn w:val="a2"/>
    <w:link w:val="6"/>
    <w:rsid w:val="00922420"/>
    <w:rPr>
      <w:rFonts w:ascii="Times New Roman" w:eastAsia="宋体" w:hAnsi="Times New Roman" w:cs="Times New Roman"/>
      <w:i/>
      <w:sz w:val="22"/>
      <w:szCs w:val="24"/>
    </w:rPr>
  </w:style>
  <w:style w:type="character" w:customStyle="1" w:styleId="70">
    <w:name w:val="标题 7字符"/>
    <w:basedOn w:val="a2"/>
    <w:link w:val="7"/>
    <w:rsid w:val="00922420"/>
    <w:rPr>
      <w:rFonts w:ascii="Times New Roman" w:eastAsia="宋体" w:hAnsi="Times New Roman" w:cs="Times New Roman"/>
      <w:i/>
      <w:sz w:val="22"/>
      <w:szCs w:val="24"/>
    </w:rPr>
  </w:style>
  <w:style w:type="character" w:customStyle="1" w:styleId="80">
    <w:name w:val="标题 8字符"/>
    <w:basedOn w:val="a2"/>
    <w:link w:val="8"/>
    <w:rsid w:val="00922420"/>
    <w:rPr>
      <w:rFonts w:ascii="Times New Roman" w:eastAsia="宋体" w:hAnsi="Times New Roman" w:cs="Times New Roman"/>
      <w:i/>
      <w:iCs/>
      <w:szCs w:val="24"/>
    </w:rPr>
  </w:style>
  <w:style w:type="character" w:styleId="FollowedHyperlink">
    <w:name w:val="FollowedHyperlink"/>
    <w:rsid w:val="00922420"/>
    <w:rPr>
      <w:color w:val="800080"/>
      <w:u w:val="single"/>
    </w:rPr>
  </w:style>
  <w:style w:type="character" w:styleId="a5">
    <w:name w:val="annotation reference"/>
    <w:uiPriority w:val="99"/>
    <w:rsid w:val="00922420"/>
    <w:rPr>
      <w:sz w:val="21"/>
      <w:szCs w:val="21"/>
    </w:rPr>
  </w:style>
  <w:style w:type="character" w:styleId="a6">
    <w:name w:val="page number"/>
    <w:basedOn w:val="a2"/>
    <w:rsid w:val="00922420"/>
  </w:style>
  <w:style w:type="character" w:styleId="a7">
    <w:name w:val="Hyperlink"/>
    <w:uiPriority w:val="99"/>
    <w:rsid w:val="00922420"/>
    <w:rPr>
      <w:color w:val="0000FF"/>
      <w:u w:val="single"/>
    </w:rPr>
  </w:style>
  <w:style w:type="character" w:styleId="a8">
    <w:name w:val="Emphasis"/>
    <w:qFormat/>
    <w:rsid w:val="00922420"/>
    <w:rPr>
      <w:rFonts w:eastAsia="楷体_GB2312"/>
      <w:iCs/>
      <w:lang w:val="zh-CN"/>
    </w:rPr>
  </w:style>
  <w:style w:type="character" w:customStyle="1" w:styleId="a9">
    <w:name w:val="日期字符"/>
    <w:link w:val="aa"/>
    <w:uiPriority w:val="99"/>
    <w:rsid w:val="00922420"/>
    <w:rPr>
      <w:szCs w:val="24"/>
    </w:rPr>
  </w:style>
  <w:style w:type="character" w:customStyle="1" w:styleId="ab">
    <w:name w:val="批注主题字符"/>
    <w:link w:val="ac"/>
    <w:uiPriority w:val="99"/>
    <w:rsid w:val="00922420"/>
    <w:rPr>
      <w:b/>
      <w:bCs/>
      <w:szCs w:val="24"/>
    </w:rPr>
  </w:style>
  <w:style w:type="character" w:customStyle="1" w:styleId="ad">
    <w:name w:val="注释文本字符"/>
    <w:link w:val="ae"/>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af">
    <w:name w:val="页眉字符"/>
    <w:link w:val="af0"/>
    <w:rsid w:val="00922420"/>
    <w:rPr>
      <w:sz w:val="18"/>
      <w:szCs w:val="18"/>
    </w:rPr>
  </w:style>
  <w:style w:type="character" w:customStyle="1" w:styleId="af1">
    <w:name w:val="页脚字符"/>
    <w:link w:val="af2"/>
    <w:uiPriority w:val="99"/>
    <w:rsid w:val="00922420"/>
    <w:rPr>
      <w:sz w:val="18"/>
      <w:szCs w:val="18"/>
    </w:rPr>
  </w:style>
  <w:style w:type="character" w:customStyle="1" w:styleId="af3">
    <w:name w:val="批注框文本字符"/>
    <w:link w:val="af4"/>
    <w:uiPriority w:val="99"/>
    <w:rsid w:val="00922420"/>
    <w:rPr>
      <w:rFonts w:ascii="Calibri" w:hAnsi="Calibri"/>
      <w:sz w:val="18"/>
      <w:szCs w:val="18"/>
    </w:rPr>
  </w:style>
  <w:style w:type="character" w:customStyle="1" w:styleId="af5">
    <w:name w:val="文档结构图 字符"/>
    <w:link w:val="af6"/>
    <w:rsid w:val="00922420"/>
    <w:rPr>
      <w:rFonts w:ascii="Calibri" w:hAnsi="Calibri"/>
      <w:shd w:val="clear" w:color="auto" w:fill="000080"/>
    </w:rPr>
  </w:style>
  <w:style w:type="character" w:customStyle="1" w:styleId="af7">
    <w:name w:val="正文文本缩进字符"/>
    <w:link w:val="af8"/>
    <w:rsid w:val="00922420"/>
    <w:rPr>
      <w:sz w:val="24"/>
      <w:szCs w:val="24"/>
    </w:rPr>
  </w:style>
  <w:style w:type="character" w:customStyle="1" w:styleId="af9">
    <w:name w:val="标题字符"/>
    <w:link w:val="afa"/>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afb">
    <w:name w:val="正文文本字符"/>
    <w:link w:val="afc"/>
    <w:rsid w:val="00922420"/>
    <w:rPr>
      <w:rFonts w:eastAsia="宋体"/>
      <w:sz w:val="18"/>
      <w:szCs w:val="18"/>
    </w:rPr>
  </w:style>
  <w:style w:type="character" w:customStyle="1" w:styleId="21">
    <w:name w:val="正文文本 2字符"/>
    <w:link w:val="22"/>
    <w:rsid w:val="00922420"/>
    <w:rPr>
      <w:rFonts w:eastAsia="楷体_GB2312"/>
      <w:sz w:val="24"/>
      <w:szCs w:val="24"/>
    </w:rPr>
  </w:style>
  <w:style w:type="character" w:customStyle="1" w:styleId="AChar">
    <w:name w:val="A论文正文 Char"/>
    <w:link w:val="Afd"/>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afe">
    <w:name w:val="副标题字符"/>
    <w:link w:val="a"/>
    <w:rsid w:val="00922420"/>
    <w:rPr>
      <w:rFonts w:ascii="Cambria" w:eastAsia="黑体" w:hAnsi="Cambria"/>
      <w:b/>
      <w:bCs/>
      <w:kern w:val="28"/>
      <w:sz w:val="28"/>
      <w:szCs w:val="32"/>
      <w:lang w:val="zh-CN"/>
    </w:rPr>
  </w:style>
  <w:style w:type="paragraph" w:styleId="71">
    <w:name w:val="toc 7"/>
    <w:basedOn w:val="a1"/>
    <w:next w:val="a1"/>
    <w:uiPriority w:val="39"/>
    <w:rsid w:val="00922420"/>
    <w:pPr>
      <w:ind w:left="1260"/>
      <w:jc w:val="left"/>
    </w:pPr>
    <w:rPr>
      <w:rFonts w:ascii="Calibri" w:hAnsi="Calibri"/>
      <w:sz w:val="18"/>
      <w:szCs w:val="18"/>
    </w:rPr>
  </w:style>
  <w:style w:type="paragraph" w:styleId="af8">
    <w:name w:val="Body Text Indent"/>
    <w:basedOn w:val="a1"/>
    <w:link w:val="af7"/>
    <w:rsid w:val="00922420"/>
    <w:pPr>
      <w:widowControl/>
      <w:spacing w:after="120"/>
      <w:ind w:leftChars="200" w:left="420"/>
      <w:jc w:val="left"/>
    </w:pPr>
    <w:rPr>
      <w:rFonts w:asciiTheme="minorHAnsi" w:eastAsiaTheme="minorEastAsia" w:hAnsiTheme="minorHAnsi" w:cstheme="minorBidi"/>
      <w:sz w:val="24"/>
    </w:rPr>
  </w:style>
  <w:style w:type="character" w:customStyle="1" w:styleId="Char1">
    <w:name w:val="正文文本缩进 Char1"/>
    <w:basedOn w:val="a2"/>
    <w:uiPriority w:val="99"/>
    <w:semiHidden/>
    <w:rsid w:val="00922420"/>
    <w:rPr>
      <w:rFonts w:ascii="Times New Roman" w:eastAsia="宋体" w:hAnsi="Times New Roman" w:cs="Times New Roman"/>
      <w:szCs w:val="24"/>
    </w:rPr>
  </w:style>
  <w:style w:type="paragraph" w:styleId="41">
    <w:name w:val="toc 4"/>
    <w:basedOn w:val="a1"/>
    <w:next w:val="a1"/>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1">
    <w:name w:val="Body Text Indent 3"/>
    <w:basedOn w:val="a1"/>
    <w:link w:val="32"/>
    <w:rsid w:val="00922420"/>
    <w:pPr>
      <w:tabs>
        <w:tab w:val="left" w:pos="330"/>
      </w:tabs>
      <w:spacing w:line="440" w:lineRule="exact"/>
      <w:ind w:leftChars="143" w:left="300" w:firstLineChars="200" w:firstLine="480"/>
      <w:jc w:val="left"/>
    </w:pPr>
    <w:rPr>
      <w:rFonts w:ascii="宋体" w:hAnsi="宋体"/>
      <w:sz w:val="24"/>
    </w:rPr>
  </w:style>
  <w:style w:type="character" w:customStyle="1" w:styleId="32">
    <w:name w:val="正文文本缩进 3字符"/>
    <w:basedOn w:val="a2"/>
    <w:link w:val="31"/>
    <w:rsid w:val="00922420"/>
    <w:rPr>
      <w:rFonts w:ascii="宋体" w:eastAsia="宋体" w:hAnsi="宋体" w:cs="Times New Roman"/>
      <w:sz w:val="24"/>
      <w:szCs w:val="24"/>
    </w:rPr>
  </w:style>
  <w:style w:type="paragraph" w:styleId="81">
    <w:name w:val="toc 8"/>
    <w:basedOn w:val="a1"/>
    <w:next w:val="a1"/>
    <w:uiPriority w:val="39"/>
    <w:rsid w:val="00922420"/>
    <w:pPr>
      <w:ind w:left="1470"/>
      <w:jc w:val="left"/>
    </w:pPr>
    <w:rPr>
      <w:rFonts w:ascii="Calibri" w:hAnsi="Calibri"/>
      <w:sz w:val="18"/>
      <w:szCs w:val="18"/>
    </w:rPr>
  </w:style>
  <w:style w:type="paragraph" w:styleId="af0">
    <w:name w:val="header"/>
    <w:basedOn w:val="a1"/>
    <w:link w:val="af"/>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0">
    <w:name w:val="页眉 Char1"/>
    <w:basedOn w:val="a2"/>
    <w:rsid w:val="00922420"/>
    <w:rPr>
      <w:rFonts w:ascii="Times New Roman" w:eastAsia="宋体" w:hAnsi="Times New Roman" w:cs="Times New Roman"/>
      <w:sz w:val="18"/>
      <w:szCs w:val="18"/>
    </w:rPr>
  </w:style>
  <w:style w:type="paragraph" w:styleId="a">
    <w:name w:val="Subtitle"/>
    <w:basedOn w:val="a1"/>
    <w:next w:val="a1"/>
    <w:link w:val="afe"/>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1">
    <w:name w:val="副标题 Char1"/>
    <w:basedOn w:val="a2"/>
    <w:uiPriority w:val="11"/>
    <w:rsid w:val="00922420"/>
    <w:rPr>
      <w:rFonts w:asciiTheme="majorHAnsi" w:eastAsia="宋体" w:hAnsiTheme="majorHAnsi" w:cstheme="majorBidi"/>
      <w:b/>
      <w:bCs/>
      <w:kern w:val="28"/>
      <w:sz w:val="32"/>
      <w:szCs w:val="32"/>
    </w:rPr>
  </w:style>
  <w:style w:type="paragraph" w:styleId="af6">
    <w:name w:val="Document Map"/>
    <w:basedOn w:val="a1"/>
    <w:link w:val="af5"/>
    <w:rsid w:val="00922420"/>
    <w:pPr>
      <w:shd w:val="clear" w:color="auto" w:fill="000080"/>
    </w:pPr>
    <w:rPr>
      <w:rFonts w:ascii="Calibri" w:eastAsiaTheme="minorEastAsia" w:hAnsi="Calibri" w:cstheme="minorBidi"/>
      <w:szCs w:val="22"/>
      <w:shd w:val="clear" w:color="auto" w:fill="000080"/>
    </w:rPr>
  </w:style>
  <w:style w:type="character" w:customStyle="1" w:styleId="Char12">
    <w:name w:val="文档结构图 Char1"/>
    <w:basedOn w:val="a2"/>
    <w:uiPriority w:val="99"/>
    <w:semiHidden/>
    <w:rsid w:val="00922420"/>
    <w:rPr>
      <w:rFonts w:ascii="Microsoft YaHei UI" w:eastAsia="Microsoft YaHei UI" w:hAnsi="Times New Roman" w:cs="Times New Roman"/>
      <w:sz w:val="18"/>
      <w:szCs w:val="18"/>
    </w:rPr>
  </w:style>
  <w:style w:type="paragraph" w:styleId="aa">
    <w:name w:val="Date"/>
    <w:basedOn w:val="a1"/>
    <w:next w:val="a1"/>
    <w:link w:val="a9"/>
    <w:uiPriority w:val="99"/>
    <w:rsid w:val="00922420"/>
    <w:pPr>
      <w:ind w:leftChars="2500" w:left="100"/>
    </w:pPr>
    <w:rPr>
      <w:rFonts w:asciiTheme="minorHAnsi" w:eastAsiaTheme="minorEastAsia" w:hAnsiTheme="minorHAnsi" w:cstheme="minorBidi"/>
    </w:rPr>
  </w:style>
  <w:style w:type="character" w:customStyle="1" w:styleId="Char13">
    <w:name w:val="日期 Char1"/>
    <w:basedOn w:val="a2"/>
    <w:uiPriority w:val="99"/>
    <w:semiHidden/>
    <w:rsid w:val="00922420"/>
    <w:rPr>
      <w:rFonts w:ascii="Times New Roman" w:eastAsia="宋体" w:hAnsi="Times New Roman" w:cs="Times New Roman"/>
      <w:szCs w:val="24"/>
    </w:rPr>
  </w:style>
  <w:style w:type="paragraph" w:styleId="23">
    <w:name w:val="toc 2"/>
    <w:basedOn w:val="a1"/>
    <w:next w:val="a1"/>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1"/>
    <w:next w:val="a1"/>
    <w:uiPriority w:val="39"/>
    <w:rsid w:val="00922420"/>
    <w:pPr>
      <w:ind w:left="1680"/>
      <w:jc w:val="left"/>
    </w:pPr>
    <w:rPr>
      <w:rFonts w:ascii="Calibri" w:hAnsi="Calibri"/>
      <w:sz w:val="18"/>
      <w:szCs w:val="18"/>
    </w:rPr>
  </w:style>
  <w:style w:type="paragraph" w:styleId="afa">
    <w:name w:val="Title"/>
    <w:basedOn w:val="a1"/>
    <w:next w:val="a1"/>
    <w:link w:val="af9"/>
    <w:qFormat/>
    <w:rsid w:val="00922420"/>
    <w:pPr>
      <w:spacing w:before="240" w:after="60"/>
      <w:jc w:val="center"/>
      <w:outlineLvl w:val="0"/>
    </w:pPr>
    <w:rPr>
      <w:rFonts w:ascii="Cambria" w:eastAsiaTheme="minorEastAsia" w:hAnsi="Cambria"/>
      <w:b/>
      <w:bCs/>
      <w:sz w:val="32"/>
      <w:szCs w:val="32"/>
    </w:rPr>
  </w:style>
  <w:style w:type="character" w:customStyle="1" w:styleId="Char14">
    <w:name w:val="标题 Char1"/>
    <w:basedOn w:val="a2"/>
    <w:uiPriority w:val="10"/>
    <w:rsid w:val="00922420"/>
    <w:rPr>
      <w:rFonts w:asciiTheme="majorHAnsi" w:eastAsia="宋体" w:hAnsiTheme="majorHAnsi" w:cstheme="majorBidi"/>
      <w:b/>
      <w:bCs/>
      <w:sz w:val="32"/>
      <w:szCs w:val="32"/>
    </w:rPr>
  </w:style>
  <w:style w:type="paragraph" w:styleId="22">
    <w:name w:val="Body Text 2"/>
    <w:basedOn w:val="a1"/>
    <w:link w:val="21"/>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2"/>
    <w:uiPriority w:val="99"/>
    <w:semiHidden/>
    <w:rsid w:val="00922420"/>
    <w:rPr>
      <w:rFonts w:ascii="Times New Roman" w:eastAsia="宋体" w:hAnsi="Times New Roman" w:cs="Times New Roman"/>
      <w:szCs w:val="24"/>
    </w:rPr>
  </w:style>
  <w:style w:type="paragraph" w:styleId="24">
    <w:name w:val="Body Text Indent 2"/>
    <w:basedOn w:val="a1"/>
    <w:link w:val="25"/>
    <w:rsid w:val="00922420"/>
    <w:pPr>
      <w:tabs>
        <w:tab w:val="left" w:pos="330"/>
      </w:tabs>
      <w:spacing w:line="360" w:lineRule="exact"/>
      <w:ind w:leftChars="143" w:left="300" w:firstLineChars="200" w:firstLine="420"/>
      <w:jc w:val="left"/>
    </w:pPr>
    <w:rPr>
      <w:rFonts w:ascii="宋体" w:hAnsi="宋体"/>
      <w:sz w:val="24"/>
    </w:rPr>
  </w:style>
  <w:style w:type="character" w:customStyle="1" w:styleId="25">
    <w:name w:val="正文文本缩进 2字符"/>
    <w:basedOn w:val="a2"/>
    <w:link w:val="24"/>
    <w:rsid w:val="00922420"/>
    <w:rPr>
      <w:rFonts w:ascii="宋体" w:eastAsia="宋体" w:hAnsi="宋体" w:cs="Times New Roman"/>
      <w:sz w:val="24"/>
      <w:szCs w:val="24"/>
    </w:rPr>
  </w:style>
  <w:style w:type="paragraph" w:styleId="51">
    <w:name w:val="toc 5"/>
    <w:basedOn w:val="a1"/>
    <w:next w:val="a1"/>
    <w:rsid w:val="00922420"/>
    <w:pPr>
      <w:ind w:left="840"/>
      <w:jc w:val="left"/>
    </w:pPr>
    <w:rPr>
      <w:rFonts w:ascii="Calibri" w:hAnsi="Calibri"/>
      <w:sz w:val="18"/>
      <w:szCs w:val="18"/>
    </w:rPr>
  </w:style>
  <w:style w:type="paragraph" w:styleId="ae">
    <w:name w:val="annotation text"/>
    <w:basedOn w:val="a1"/>
    <w:link w:val="ad"/>
    <w:rsid w:val="00922420"/>
    <w:pPr>
      <w:jc w:val="left"/>
    </w:pPr>
    <w:rPr>
      <w:rFonts w:asciiTheme="minorHAnsi" w:eastAsiaTheme="minorEastAsia" w:hAnsiTheme="minorHAnsi" w:cstheme="minorBidi"/>
    </w:rPr>
  </w:style>
  <w:style w:type="character" w:customStyle="1" w:styleId="Char15">
    <w:name w:val="批注文字 Char1"/>
    <w:basedOn w:val="a2"/>
    <w:uiPriority w:val="99"/>
    <w:semiHidden/>
    <w:rsid w:val="00922420"/>
    <w:rPr>
      <w:rFonts w:ascii="Times New Roman" w:eastAsia="宋体" w:hAnsi="Times New Roman" w:cs="Times New Roman"/>
      <w:szCs w:val="24"/>
    </w:rPr>
  </w:style>
  <w:style w:type="paragraph" w:styleId="11">
    <w:name w:val="toc 1"/>
    <w:basedOn w:val="a1"/>
    <w:next w:val="a1"/>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3">
    <w:name w:val="toc 3"/>
    <w:basedOn w:val="a1"/>
    <w:next w:val="a1"/>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c">
    <w:name w:val="annotation subject"/>
    <w:basedOn w:val="ae"/>
    <w:next w:val="ae"/>
    <w:link w:val="ab"/>
    <w:uiPriority w:val="99"/>
    <w:rsid w:val="00922420"/>
    <w:rPr>
      <w:b/>
      <w:bCs/>
    </w:rPr>
  </w:style>
  <w:style w:type="character" w:customStyle="1" w:styleId="Char16">
    <w:name w:val="批注主题 Char1"/>
    <w:basedOn w:val="Char15"/>
    <w:uiPriority w:val="99"/>
    <w:semiHidden/>
    <w:rsid w:val="00922420"/>
    <w:rPr>
      <w:rFonts w:ascii="Times New Roman" w:eastAsia="宋体" w:hAnsi="Times New Roman" w:cs="Times New Roman"/>
      <w:b/>
      <w:bCs/>
      <w:szCs w:val="24"/>
    </w:rPr>
  </w:style>
  <w:style w:type="paragraph" w:styleId="aff">
    <w:name w:val="Normal (Web)"/>
    <w:basedOn w:val="a1"/>
    <w:uiPriority w:val="99"/>
    <w:rsid w:val="00922420"/>
    <w:pPr>
      <w:widowControl/>
      <w:spacing w:before="100" w:beforeAutospacing="1" w:after="100" w:afterAutospacing="1"/>
      <w:jc w:val="left"/>
    </w:pPr>
    <w:rPr>
      <w:rFonts w:ascii="宋体" w:hAnsi="宋体" w:cs="宋体"/>
      <w:kern w:val="0"/>
      <w:sz w:val="24"/>
    </w:rPr>
  </w:style>
  <w:style w:type="paragraph" w:styleId="af2">
    <w:name w:val="footer"/>
    <w:basedOn w:val="a1"/>
    <w:link w:val="af1"/>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2"/>
    <w:rsid w:val="00922420"/>
    <w:rPr>
      <w:rFonts w:ascii="Times New Roman" w:eastAsia="宋体" w:hAnsi="Times New Roman" w:cs="Times New Roman"/>
      <w:sz w:val="18"/>
      <w:szCs w:val="18"/>
    </w:rPr>
  </w:style>
  <w:style w:type="paragraph" w:styleId="61">
    <w:name w:val="toc 6"/>
    <w:basedOn w:val="a1"/>
    <w:next w:val="a1"/>
    <w:uiPriority w:val="39"/>
    <w:rsid w:val="00922420"/>
    <w:pPr>
      <w:ind w:left="1050"/>
      <w:jc w:val="left"/>
    </w:pPr>
    <w:rPr>
      <w:rFonts w:ascii="Calibri" w:hAnsi="Calibri"/>
      <w:sz w:val="18"/>
      <w:szCs w:val="18"/>
    </w:rPr>
  </w:style>
  <w:style w:type="paragraph" w:styleId="aff0">
    <w:name w:val="caption"/>
    <w:basedOn w:val="a1"/>
    <w:next w:val="a1"/>
    <w:qFormat/>
    <w:rsid w:val="00922420"/>
    <w:rPr>
      <w:rFonts w:ascii="Cambria" w:eastAsia="黑体" w:hAnsi="Cambria"/>
      <w:sz w:val="20"/>
      <w:szCs w:val="20"/>
    </w:rPr>
  </w:style>
  <w:style w:type="paragraph" w:styleId="af4">
    <w:name w:val="Balloon Text"/>
    <w:basedOn w:val="a1"/>
    <w:link w:val="af3"/>
    <w:uiPriority w:val="99"/>
    <w:rsid w:val="00922420"/>
    <w:rPr>
      <w:rFonts w:ascii="Calibri" w:eastAsiaTheme="minorEastAsia" w:hAnsi="Calibri" w:cstheme="minorBidi"/>
      <w:sz w:val="18"/>
      <w:szCs w:val="18"/>
    </w:rPr>
  </w:style>
  <w:style w:type="character" w:customStyle="1" w:styleId="Char18">
    <w:name w:val="批注框文本 Char1"/>
    <w:basedOn w:val="a2"/>
    <w:rsid w:val="00922420"/>
    <w:rPr>
      <w:rFonts w:ascii="Times New Roman" w:eastAsia="宋体" w:hAnsi="Times New Roman" w:cs="Times New Roman"/>
      <w:sz w:val="18"/>
      <w:szCs w:val="18"/>
    </w:rPr>
  </w:style>
  <w:style w:type="paragraph" w:styleId="aff1">
    <w:name w:val="Normal Indent"/>
    <w:basedOn w:val="a1"/>
    <w:rsid w:val="00922420"/>
    <w:pPr>
      <w:ind w:firstLine="420"/>
    </w:pPr>
    <w:rPr>
      <w:szCs w:val="20"/>
    </w:rPr>
  </w:style>
  <w:style w:type="paragraph" w:styleId="afc">
    <w:name w:val="Body Text"/>
    <w:basedOn w:val="a1"/>
    <w:link w:val="afb"/>
    <w:rsid w:val="00922420"/>
    <w:pPr>
      <w:spacing w:after="120"/>
    </w:pPr>
    <w:rPr>
      <w:rFonts w:asciiTheme="minorHAnsi" w:hAnsiTheme="minorHAnsi" w:cstheme="minorBidi"/>
      <w:sz w:val="18"/>
      <w:szCs w:val="18"/>
    </w:rPr>
  </w:style>
  <w:style w:type="character" w:customStyle="1" w:styleId="Char19">
    <w:name w:val="正文文本 Char1"/>
    <w:basedOn w:val="a2"/>
    <w:uiPriority w:val="99"/>
    <w:semiHidden/>
    <w:rsid w:val="00922420"/>
    <w:rPr>
      <w:rFonts w:ascii="Times New Roman" w:eastAsia="宋体" w:hAnsi="Times New Roman" w:cs="Times New Roman"/>
      <w:szCs w:val="24"/>
    </w:rPr>
  </w:style>
  <w:style w:type="paragraph" w:styleId="aff2">
    <w:name w:val="Plain Text"/>
    <w:basedOn w:val="a1"/>
    <w:link w:val="aff3"/>
    <w:rsid w:val="00922420"/>
    <w:rPr>
      <w:rFonts w:ascii="宋体" w:hAnsi="Courier New" w:cs="Courier New"/>
      <w:szCs w:val="21"/>
    </w:rPr>
  </w:style>
  <w:style w:type="character" w:customStyle="1" w:styleId="aff3">
    <w:name w:val="纯文本字符"/>
    <w:basedOn w:val="a2"/>
    <w:link w:val="aff2"/>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d">
    <w:name w:val="A论文正文"/>
    <w:basedOn w:val="a1"/>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1"/>
    <w:rsid w:val="00922420"/>
    <w:pPr>
      <w:widowControl/>
      <w:pBdr>
        <w:bottom w:val="single" w:sz="6" w:space="1" w:color="000000"/>
      </w:pBdr>
      <w:jc w:val="center"/>
    </w:pPr>
    <w:rPr>
      <w:kern w:val="0"/>
      <w:sz w:val="18"/>
      <w:szCs w:val="18"/>
    </w:rPr>
  </w:style>
  <w:style w:type="paragraph" w:styleId="aff4">
    <w:name w:val="List Paragraph"/>
    <w:basedOn w:val="a1"/>
    <w:uiPriority w:val="34"/>
    <w:qFormat/>
    <w:rsid w:val="00922420"/>
    <w:pPr>
      <w:ind w:firstLineChars="200" w:firstLine="420"/>
    </w:pPr>
    <w:rPr>
      <w:rFonts w:ascii="Calibri" w:hAnsi="Calibri" w:cs="Calibri"/>
      <w:szCs w:val="21"/>
    </w:rPr>
  </w:style>
  <w:style w:type="paragraph" w:customStyle="1" w:styleId="pic-info">
    <w:name w:val="pic-info"/>
    <w:basedOn w:val="a1"/>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1"/>
    <w:rsid w:val="00922420"/>
    <w:pPr>
      <w:widowControl/>
      <w:spacing w:after="120"/>
      <w:ind w:left="420"/>
      <w:jc w:val="left"/>
    </w:pPr>
    <w:rPr>
      <w:kern w:val="0"/>
      <w:sz w:val="24"/>
    </w:rPr>
  </w:style>
  <w:style w:type="paragraph" w:customStyle="1" w:styleId="p0">
    <w:name w:val="p0"/>
    <w:basedOn w:val="a1"/>
    <w:rsid w:val="00922420"/>
    <w:pPr>
      <w:widowControl/>
    </w:pPr>
    <w:rPr>
      <w:kern w:val="0"/>
      <w:szCs w:val="21"/>
    </w:rPr>
  </w:style>
  <w:style w:type="paragraph" w:styleId="TOC">
    <w:name w:val="TOC Heading"/>
    <w:basedOn w:val="1"/>
    <w:next w:val="a1"/>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1"/>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1"/>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1"/>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1"/>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2"/>
    <w:rsid w:val="00922420"/>
  </w:style>
  <w:style w:type="character" w:customStyle="1" w:styleId="apple-converted-space">
    <w:name w:val="apple-converted-space"/>
    <w:basedOn w:val="a2"/>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0"/>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2"/>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aff5">
    <w:name w:val="引用字符"/>
    <w:link w:val="aff6"/>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
    <w:name w:val="正文的正文 Char"/>
    <w:link w:val="aff7"/>
    <w:rsid w:val="00922420"/>
    <w:rPr>
      <w:rFonts w:ascii="宋体" w:hAnsi="宋体"/>
      <w:sz w:val="24"/>
    </w:rPr>
  </w:style>
  <w:style w:type="paragraph" w:customStyle="1" w:styleId="220">
    <w:name w:val="样式 目录 2 + 左侧:  2 字符"/>
    <w:basedOn w:val="23"/>
    <w:rsid w:val="00922420"/>
    <w:pPr>
      <w:tabs>
        <w:tab w:val="clear" w:pos="8777"/>
        <w:tab w:val="right" w:pos="8881"/>
      </w:tabs>
      <w:adjustRightInd/>
      <w:snapToGrid/>
      <w:spacing w:line="240" w:lineRule="auto"/>
    </w:pPr>
    <w:rPr>
      <w:rFonts w:cs="宋体"/>
    </w:rPr>
  </w:style>
  <w:style w:type="paragraph" w:customStyle="1" w:styleId="tmp">
    <w:name w:val="tmp正文"/>
    <w:basedOn w:val="af8"/>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0">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f8">
    <w:name w:val="No Spacing"/>
    <w:qFormat/>
    <w:rsid w:val="00922420"/>
    <w:pPr>
      <w:widowControl w:val="0"/>
      <w:spacing w:line="440" w:lineRule="exact"/>
      <w:jc w:val="both"/>
    </w:pPr>
    <w:rPr>
      <w:rFonts w:ascii="Calibri" w:eastAsia="宋体" w:hAnsi="Calibri" w:cs="Times New Roman"/>
    </w:rPr>
  </w:style>
  <w:style w:type="paragraph" w:customStyle="1" w:styleId="112">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6">
    <w:name w:val="标题2"/>
    <w:basedOn w:val="2"/>
    <w:rsid w:val="00922420"/>
    <w:pPr>
      <w:spacing w:line="360" w:lineRule="auto"/>
    </w:pPr>
    <w:rPr>
      <w:rFonts w:ascii="黑体" w:eastAsia="黑体" w:hAnsi="黑体"/>
      <w:b w:val="0"/>
      <w:sz w:val="24"/>
      <w:szCs w:val="24"/>
    </w:rPr>
  </w:style>
  <w:style w:type="paragraph" w:styleId="aff6">
    <w:name w:val="Quote"/>
    <w:basedOn w:val="a1"/>
    <w:next w:val="a1"/>
    <w:link w:val="aff5"/>
    <w:qFormat/>
    <w:rsid w:val="00922420"/>
    <w:rPr>
      <w:rFonts w:asciiTheme="minorHAnsi" w:eastAsiaTheme="minorEastAsia" w:hAnsiTheme="minorHAnsi" w:cstheme="minorBidi"/>
      <w:i/>
      <w:iCs/>
      <w:color w:val="000000"/>
      <w:szCs w:val="22"/>
    </w:rPr>
  </w:style>
  <w:style w:type="character" w:customStyle="1" w:styleId="Char1a">
    <w:name w:val="引用 Char1"/>
    <w:basedOn w:val="a2"/>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1"/>
    <w:rsid w:val="00922420"/>
    <w:rPr>
      <w:sz w:val="18"/>
      <w:szCs w:val="20"/>
    </w:rPr>
  </w:style>
  <w:style w:type="paragraph" w:customStyle="1" w:styleId="aff7">
    <w:name w:val="正文的正文"/>
    <w:basedOn w:val="af8"/>
    <w:link w:val="Char"/>
    <w:rsid w:val="00922420"/>
    <w:pPr>
      <w:spacing w:after="0" w:line="440" w:lineRule="exact"/>
      <w:ind w:leftChars="0" w:left="0" w:firstLineChars="200" w:firstLine="480"/>
    </w:pPr>
    <w:rPr>
      <w:rFonts w:ascii="宋体" w:hAnsi="宋体"/>
      <w:szCs w:val="22"/>
    </w:rPr>
  </w:style>
  <w:style w:type="paragraph" w:customStyle="1" w:styleId="1110">
    <w:name w:val="1.1.1"/>
    <w:next w:val="112"/>
    <w:link w:val="111Char"/>
    <w:rsid w:val="00922420"/>
    <w:pPr>
      <w:spacing w:before="100" w:after="50" w:line="440" w:lineRule="exact"/>
    </w:pPr>
    <w:rPr>
      <w:rFonts w:eastAsia="黑体"/>
      <w:bCs/>
      <w:sz w:val="24"/>
      <w:szCs w:val="32"/>
    </w:rPr>
  </w:style>
  <w:style w:type="paragraph" w:customStyle="1" w:styleId="13">
    <w:name w:val="普通(网站)1"/>
    <w:basedOn w:val="a1"/>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1"/>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1"/>
    <w:link w:val="HTML1"/>
    <w:uiPriority w:val="99"/>
    <w:unhideWhenUsed/>
    <w:rsid w:val="00922420"/>
    <w:rPr>
      <w:rFonts w:ascii="Courier New" w:hAnsi="Courier New" w:cs="Courier New"/>
      <w:sz w:val="20"/>
      <w:szCs w:val="20"/>
    </w:rPr>
  </w:style>
  <w:style w:type="character" w:customStyle="1" w:styleId="HTML1">
    <w:name w:val="HTML  预设格式字符"/>
    <w:basedOn w:val="a2"/>
    <w:link w:val="HTML0"/>
    <w:uiPriority w:val="99"/>
    <w:rsid w:val="00922420"/>
    <w:rPr>
      <w:rFonts w:ascii="Courier New" w:eastAsia="宋体" w:hAnsi="Courier New" w:cs="Courier New"/>
      <w:sz w:val="20"/>
      <w:szCs w:val="20"/>
    </w:rPr>
  </w:style>
  <w:style w:type="paragraph" w:styleId="aff9">
    <w:name w:val="endnote text"/>
    <w:basedOn w:val="a1"/>
    <w:link w:val="affa"/>
    <w:uiPriority w:val="99"/>
    <w:unhideWhenUsed/>
    <w:rsid w:val="00922420"/>
    <w:pPr>
      <w:snapToGrid w:val="0"/>
      <w:jc w:val="left"/>
    </w:pPr>
    <w:rPr>
      <w:szCs w:val="20"/>
    </w:rPr>
  </w:style>
  <w:style w:type="character" w:customStyle="1" w:styleId="affa">
    <w:name w:val="尾注文本字符"/>
    <w:basedOn w:val="a2"/>
    <w:link w:val="aff9"/>
    <w:uiPriority w:val="99"/>
    <w:rsid w:val="00922420"/>
    <w:rPr>
      <w:rFonts w:ascii="Times New Roman" w:eastAsia="宋体" w:hAnsi="Times New Roman" w:cs="Times New Roman"/>
      <w:szCs w:val="20"/>
    </w:rPr>
  </w:style>
  <w:style w:type="character" w:styleId="affb">
    <w:name w:val="endnote reference"/>
    <w:uiPriority w:val="99"/>
    <w:unhideWhenUsed/>
    <w:rsid w:val="00922420"/>
    <w:rPr>
      <w:vertAlign w:val="superscript"/>
    </w:rPr>
  </w:style>
  <w:style w:type="paragraph" w:styleId="affc">
    <w:name w:val="footnote text"/>
    <w:basedOn w:val="a1"/>
    <w:link w:val="affd"/>
    <w:uiPriority w:val="99"/>
    <w:unhideWhenUsed/>
    <w:rsid w:val="00922420"/>
    <w:pPr>
      <w:snapToGrid w:val="0"/>
      <w:jc w:val="left"/>
    </w:pPr>
    <w:rPr>
      <w:sz w:val="18"/>
      <w:szCs w:val="18"/>
    </w:rPr>
  </w:style>
  <w:style w:type="character" w:customStyle="1" w:styleId="affd">
    <w:name w:val="脚注文本字符"/>
    <w:basedOn w:val="a2"/>
    <w:link w:val="affc"/>
    <w:uiPriority w:val="99"/>
    <w:rsid w:val="00922420"/>
    <w:rPr>
      <w:rFonts w:ascii="Times New Roman" w:eastAsia="宋体" w:hAnsi="Times New Roman" w:cs="Times New Roman"/>
      <w:sz w:val="18"/>
      <w:szCs w:val="18"/>
    </w:rPr>
  </w:style>
  <w:style w:type="character" w:styleId="affe">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f">
    <w:name w:val="Table Grid"/>
    <w:basedOn w:val="a3"/>
    <w:uiPriority w:val="59"/>
    <w:rsid w:val="00922420"/>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0">
    <w:name w:val="样式 小五"/>
    <w:rsid w:val="00922420"/>
    <w:rPr>
      <w:sz w:val="21"/>
    </w:rPr>
  </w:style>
  <w:style w:type="paragraph" w:customStyle="1" w:styleId="afff1">
    <w:name w:val="样式 小五 居中"/>
    <w:basedOn w:val="a1"/>
    <w:rsid w:val="00922420"/>
    <w:pPr>
      <w:jc w:val="center"/>
    </w:pPr>
    <w:rPr>
      <w:rFonts w:cs="宋体"/>
      <w:szCs w:val="20"/>
    </w:rPr>
  </w:style>
  <w:style w:type="paragraph" w:customStyle="1" w:styleId="afff2">
    <w:name w:val="样式 页眉 + 底端: (无框线)"/>
    <w:basedOn w:val="af0"/>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a"/>
    <w:rsid w:val="00922420"/>
    <w:pPr>
      <w:spacing w:before="120" w:after="120"/>
      <w:jc w:val="center"/>
    </w:pPr>
    <w:rPr>
      <w:rFonts w:ascii="Book Antiqua" w:hAnsi="Book Antiqua"/>
      <w:b/>
    </w:rPr>
  </w:style>
  <w:style w:type="paragraph" w:customStyle="1" w:styleId="abstract">
    <w:name w:val="abstract"/>
    <w:basedOn w:val="a1"/>
    <w:next w:val="a1"/>
    <w:rsid w:val="00922420"/>
    <w:pPr>
      <w:widowControl/>
      <w:spacing w:before="120" w:after="120"/>
      <w:ind w:left="1440" w:right="1440"/>
    </w:pPr>
    <w:rPr>
      <w:rFonts w:ascii="Book Antiqua" w:eastAsia="Times New Roman" w:hAnsi="Book Antiqua"/>
      <w:i/>
      <w:kern w:val="0"/>
      <w:sz w:val="20"/>
      <w:szCs w:val="20"/>
      <w:lang w:eastAsia="en-US"/>
    </w:rPr>
  </w:style>
  <w:style w:type="paragraph" w:styleId="34">
    <w:name w:val="Body Text 3"/>
    <w:basedOn w:val="a1"/>
    <w:link w:val="35"/>
    <w:rsid w:val="00922420"/>
    <w:rPr>
      <w:i/>
      <w:iCs/>
    </w:rPr>
  </w:style>
  <w:style w:type="character" w:customStyle="1" w:styleId="35">
    <w:name w:val="正文文本 3字符"/>
    <w:basedOn w:val="a2"/>
    <w:link w:val="34"/>
    <w:rsid w:val="00922420"/>
    <w:rPr>
      <w:rFonts w:ascii="Times New Roman" w:eastAsia="宋体" w:hAnsi="Times New Roman" w:cs="Times New Roman"/>
      <w:i/>
      <w:iCs/>
      <w:szCs w:val="24"/>
    </w:rPr>
  </w:style>
  <w:style w:type="paragraph" w:customStyle="1" w:styleId="reader-word-layer">
    <w:name w:val="reader-word-layer"/>
    <w:basedOn w:val="a1"/>
    <w:rsid w:val="00922420"/>
    <w:pPr>
      <w:widowControl/>
      <w:spacing w:before="100" w:beforeAutospacing="1" w:after="100" w:afterAutospacing="1"/>
      <w:jc w:val="left"/>
    </w:pPr>
    <w:rPr>
      <w:rFonts w:ascii="宋体" w:hAnsi="宋体" w:cs="宋体"/>
      <w:kern w:val="0"/>
      <w:sz w:val="24"/>
    </w:rPr>
  </w:style>
  <w:style w:type="paragraph" w:styleId="afff3">
    <w:name w:val="table of figures"/>
    <w:basedOn w:val="a1"/>
    <w:next w:val="a1"/>
    <w:uiPriority w:val="99"/>
    <w:unhideWhenUsed/>
    <w:rsid w:val="00922420"/>
    <w:pPr>
      <w:ind w:left="420" w:hanging="420"/>
      <w:jc w:val="left"/>
    </w:pPr>
    <w:rPr>
      <w:rFonts w:ascii="Calibri" w:hAnsi="Calibri" w:cs="Calibri"/>
      <w:smallCaps/>
      <w:sz w:val="20"/>
      <w:szCs w:val="20"/>
    </w:rPr>
  </w:style>
  <w:style w:type="character" w:styleId="afff4">
    <w:name w:val="Strong"/>
    <w:uiPriority w:val="22"/>
    <w:qFormat/>
    <w:rsid w:val="00922420"/>
    <w:rPr>
      <w:b/>
      <w:bCs/>
    </w:rPr>
  </w:style>
  <w:style w:type="character" w:styleId="afff5">
    <w:name w:val="Book Title"/>
    <w:uiPriority w:val="33"/>
    <w:qFormat/>
    <w:rsid w:val="00922420"/>
    <w:rPr>
      <w:b/>
      <w:bCs/>
      <w:smallCaps/>
      <w:spacing w:val="5"/>
    </w:rPr>
  </w:style>
  <w:style w:type="paragraph" w:customStyle="1" w:styleId="a0">
    <w:name w:val="正文表标题"/>
    <w:next w:val="a1"/>
    <w:rsid w:val="00AD4DEA"/>
    <w:pPr>
      <w:numPr>
        <w:numId w:val="3"/>
      </w:numPr>
      <w:jc w:val="center"/>
    </w:pPr>
    <w:rPr>
      <w:rFonts w:ascii="黑体" w:eastAsia="黑体" w:hAnsi="Times New Roman" w:cs="Times New Roman"/>
      <w:kern w:val="0"/>
      <w:sz w:val="28"/>
      <w:szCs w:val="20"/>
    </w:rPr>
  </w:style>
  <w:style w:type="character" w:customStyle="1" w:styleId="kw2">
    <w:name w:val="kw2"/>
    <w:basedOn w:val="a2"/>
    <w:rsid w:val="00990672"/>
  </w:style>
  <w:style w:type="character" w:customStyle="1" w:styleId="sy0">
    <w:name w:val="sy0"/>
    <w:basedOn w:val="a2"/>
    <w:rsid w:val="00990672"/>
  </w:style>
  <w:style w:type="character" w:customStyle="1" w:styleId="me1">
    <w:name w:val="me1"/>
    <w:basedOn w:val="a2"/>
    <w:rsid w:val="00990672"/>
  </w:style>
  <w:style w:type="character" w:customStyle="1" w:styleId="br0">
    <w:name w:val="br0"/>
    <w:basedOn w:val="a2"/>
    <w:rsid w:val="00990672"/>
  </w:style>
  <w:style w:type="character" w:customStyle="1" w:styleId="nu0">
    <w:name w:val="nu0"/>
    <w:basedOn w:val="a2"/>
    <w:rsid w:val="00990672"/>
  </w:style>
  <w:style w:type="character" w:customStyle="1" w:styleId="st0">
    <w:name w:val="st0"/>
    <w:basedOn w:val="a2"/>
    <w:rsid w:val="00990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337367">
      <w:bodyDiv w:val="1"/>
      <w:marLeft w:val="0"/>
      <w:marRight w:val="0"/>
      <w:marTop w:val="0"/>
      <w:marBottom w:val="0"/>
      <w:divBdr>
        <w:top w:val="none" w:sz="0" w:space="0" w:color="auto"/>
        <w:left w:val="none" w:sz="0" w:space="0" w:color="auto"/>
        <w:bottom w:val="none" w:sz="0" w:space="0" w:color="auto"/>
        <w:right w:val="none" w:sz="0" w:space="0" w:color="auto"/>
      </w:divBdr>
    </w:div>
    <w:div w:id="53696738">
      <w:bodyDiv w:val="1"/>
      <w:marLeft w:val="0"/>
      <w:marRight w:val="0"/>
      <w:marTop w:val="0"/>
      <w:marBottom w:val="0"/>
      <w:divBdr>
        <w:top w:val="none" w:sz="0" w:space="0" w:color="auto"/>
        <w:left w:val="none" w:sz="0" w:space="0" w:color="auto"/>
        <w:bottom w:val="none" w:sz="0" w:space="0" w:color="auto"/>
        <w:right w:val="none" w:sz="0" w:space="0" w:color="auto"/>
      </w:divBdr>
    </w:div>
    <w:div w:id="108748111">
      <w:bodyDiv w:val="1"/>
      <w:marLeft w:val="0"/>
      <w:marRight w:val="0"/>
      <w:marTop w:val="0"/>
      <w:marBottom w:val="0"/>
      <w:divBdr>
        <w:top w:val="none" w:sz="0" w:space="0" w:color="auto"/>
        <w:left w:val="none" w:sz="0" w:space="0" w:color="auto"/>
        <w:bottom w:val="none" w:sz="0" w:space="0" w:color="auto"/>
        <w:right w:val="none" w:sz="0" w:space="0" w:color="auto"/>
      </w:divBdr>
    </w:div>
    <w:div w:id="503742010">
      <w:bodyDiv w:val="1"/>
      <w:marLeft w:val="0"/>
      <w:marRight w:val="0"/>
      <w:marTop w:val="0"/>
      <w:marBottom w:val="0"/>
      <w:divBdr>
        <w:top w:val="none" w:sz="0" w:space="0" w:color="auto"/>
        <w:left w:val="none" w:sz="0" w:space="0" w:color="auto"/>
        <w:bottom w:val="none" w:sz="0" w:space="0" w:color="auto"/>
        <w:right w:val="none" w:sz="0" w:space="0" w:color="auto"/>
      </w:divBdr>
    </w:div>
    <w:div w:id="657267792">
      <w:bodyDiv w:val="1"/>
      <w:marLeft w:val="0"/>
      <w:marRight w:val="0"/>
      <w:marTop w:val="0"/>
      <w:marBottom w:val="0"/>
      <w:divBdr>
        <w:top w:val="none" w:sz="0" w:space="0" w:color="auto"/>
        <w:left w:val="none" w:sz="0" w:space="0" w:color="auto"/>
        <w:bottom w:val="none" w:sz="0" w:space="0" w:color="auto"/>
        <w:right w:val="none" w:sz="0" w:space="0" w:color="auto"/>
      </w:divBdr>
    </w:div>
    <w:div w:id="735471848">
      <w:bodyDiv w:val="1"/>
      <w:marLeft w:val="0"/>
      <w:marRight w:val="0"/>
      <w:marTop w:val="0"/>
      <w:marBottom w:val="0"/>
      <w:divBdr>
        <w:top w:val="none" w:sz="0" w:space="0" w:color="auto"/>
        <w:left w:val="none" w:sz="0" w:space="0" w:color="auto"/>
        <w:bottom w:val="none" w:sz="0" w:space="0" w:color="auto"/>
        <w:right w:val="none" w:sz="0" w:space="0" w:color="auto"/>
      </w:divBdr>
    </w:div>
    <w:div w:id="770660380">
      <w:bodyDiv w:val="1"/>
      <w:marLeft w:val="0"/>
      <w:marRight w:val="0"/>
      <w:marTop w:val="0"/>
      <w:marBottom w:val="0"/>
      <w:divBdr>
        <w:top w:val="none" w:sz="0" w:space="0" w:color="auto"/>
        <w:left w:val="none" w:sz="0" w:space="0" w:color="auto"/>
        <w:bottom w:val="none" w:sz="0" w:space="0" w:color="auto"/>
        <w:right w:val="none" w:sz="0" w:space="0" w:color="auto"/>
      </w:divBdr>
    </w:div>
    <w:div w:id="913709627">
      <w:bodyDiv w:val="1"/>
      <w:marLeft w:val="0"/>
      <w:marRight w:val="0"/>
      <w:marTop w:val="0"/>
      <w:marBottom w:val="0"/>
      <w:divBdr>
        <w:top w:val="none" w:sz="0" w:space="0" w:color="auto"/>
        <w:left w:val="none" w:sz="0" w:space="0" w:color="auto"/>
        <w:bottom w:val="none" w:sz="0" w:space="0" w:color="auto"/>
        <w:right w:val="none" w:sz="0" w:space="0" w:color="auto"/>
      </w:divBdr>
    </w:div>
    <w:div w:id="1282225763">
      <w:bodyDiv w:val="1"/>
      <w:marLeft w:val="0"/>
      <w:marRight w:val="0"/>
      <w:marTop w:val="0"/>
      <w:marBottom w:val="0"/>
      <w:divBdr>
        <w:top w:val="none" w:sz="0" w:space="0" w:color="auto"/>
        <w:left w:val="none" w:sz="0" w:space="0" w:color="auto"/>
        <w:bottom w:val="none" w:sz="0" w:space="0" w:color="auto"/>
        <w:right w:val="none" w:sz="0" w:space="0" w:color="auto"/>
      </w:divBdr>
    </w:div>
    <w:div w:id="1312363797">
      <w:bodyDiv w:val="1"/>
      <w:marLeft w:val="0"/>
      <w:marRight w:val="0"/>
      <w:marTop w:val="0"/>
      <w:marBottom w:val="0"/>
      <w:divBdr>
        <w:top w:val="none" w:sz="0" w:space="0" w:color="auto"/>
        <w:left w:val="none" w:sz="0" w:space="0" w:color="auto"/>
        <w:bottom w:val="none" w:sz="0" w:space="0" w:color="auto"/>
        <w:right w:val="none" w:sz="0" w:space="0" w:color="auto"/>
      </w:divBdr>
    </w:div>
    <w:div w:id="1746295733">
      <w:bodyDiv w:val="1"/>
      <w:marLeft w:val="0"/>
      <w:marRight w:val="0"/>
      <w:marTop w:val="0"/>
      <w:marBottom w:val="0"/>
      <w:divBdr>
        <w:top w:val="none" w:sz="0" w:space="0" w:color="auto"/>
        <w:left w:val="none" w:sz="0" w:space="0" w:color="auto"/>
        <w:bottom w:val="none" w:sz="0" w:space="0" w:color="auto"/>
        <w:right w:val="none" w:sz="0" w:space="0" w:color="auto"/>
      </w:divBdr>
      <w:divsChild>
        <w:div w:id="1512522042">
          <w:marLeft w:val="0"/>
          <w:marRight w:val="0"/>
          <w:marTop w:val="0"/>
          <w:marBottom w:val="0"/>
          <w:divBdr>
            <w:top w:val="none" w:sz="0" w:space="0" w:color="auto"/>
            <w:left w:val="none" w:sz="0" w:space="0" w:color="auto"/>
            <w:bottom w:val="none" w:sz="0" w:space="0" w:color="auto"/>
            <w:right w:val="none" w:sz="0" w:space="0" w:color="auto"/>
          </w:divBdr>
        </w:div>
        <w:div w:id="1962564107">
          <w:marLeft w:val="0"/>
          <w:marRight w:val="0"/>
          <w:marTop w:val="0"/>
          <w:marBottom w:val="0"/>
          <w:divBdr>
            <w:top w:val="none" w:sz="0" w:space="0" w:color="auto"/>
            <w:left w:val="none" w:sz="0" w:space="0" w:color="auto"/>
            <w:bottom w:val="none" w:sz="0" w:space="0" w:color="auto"/>
            <w:right w:val="none" w:sz="0" w:space="0" w:color="auto"/>
          </w:divBdr>
        </w:div>
        <w:div w:id="81755569">
          <w:marLeft w:val="0"/>
          <w:marRight w:val="0"/>
          <w:marTop w:val="0"/>
          <w:marBottom w:val="0"/>
          <w:divBdr>
            <w:top w:val="none" w:sz="0" w:space="0" w:color="auto"/>
            <w:left w:val="none" w:sz="0" w:space="0" w:color="auto"/>
            <w:bottom w:val="none" w:sz="0" w:space="0" w:color="auto"/>
            <w:right w:val="none" w:sz="0" w:space="0" w:color="auto"/>
          </w:divBdr>
        </w:div>
        <w:div w:id="323556497">
          <w:marLeft w:val="0"/>
          <w:marRight w:val="0"/>
          <w:marTop w:val="0"/>
          <w:marBottom w:val="0"/>
          <w:divBdr>
            <w:top w:val="none" w:sz="0" w:space="0" w:color="auto"/>
            <w:left w:val="none" w:sz="0" w:space="0" w:color="auto"/>
            <w:bottom w:val="none" w:sz="0" w:space="0" w:color="auto"/>
            <w:right w:val="none" w:sz="0" w:space="0" w:color="auto"/>
          </w:divBdr>
        </w:div>
        <w:div w:id="420226285">
          <w:marLeft w:val="0"/>
          <w:marRight w:val="0"/>
          <w:marTop w:val="0"/>
          <w:marBottom w:val="0"/>
          <w:divBdr>
            <w:top w:val="none" w:sz="0" w:space="0" w:color="auto"/>
            <w:left w:val="none" w:sz="0" w:space="0" w:color="auto"/>
            <w:bottom w:val="none" w:sz="0" w:space="0" w:color="auto"/>
            <w:right w:val="none" w:sz="0" w:space="0" w:color="auto"/>
          </w:divBdr>
        </w:div>
      </w:divsChild>
    </w:div>
    <w:div w:id="1755280204">
      <w:bodyDiv w:val="1"/>
      <w:marLeft w:val="0"/>
      <w:marRight w:val="0"/>
      <w:marTop w:val="0"/>
      <w:marBottom w:val="0"/>
      <w:divBdr>
        <w:top w:val="none" w:sz="0" w:space="0" w:color="auto"/>
        <w:left w:val="none" w:sz="0" w:space="0" w:color="auto"/>
        <w:bottom w:val="none" w:sz="0" w:space="0" w:color="auto"/>
        <w:right w:val="none" w:sz="0" w:space="0" w:color="auto"/>
      </w:divBdr>
    </w:div>
    <w:div w:id="1818305437">
      <w:bodyDiv w:val="1"/>
      <w:marLeft w:val="0"/>
      <w:marRight w:val="0"/>
      <w:marTop w:val="0"/>
      <w:marBottom w:val="0"/>
      <w:divBdr>
        <w:top w:val="none" w:sz="0" w:space="0" w:color="auto"/>
        <w:left w:val="none" w:sz="0" w:space="0" w:color="auto"/>
        <w:bottom w:val="none" w:sz="0" w:space="0" w:color="auto"/>
        <w:right w:val="none" w:sz="0" w:space="0" w:color="auto"/>
      </w:divBdr>
    </w:div>
    <w:div w:id="202632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gif"/><Relationship Id="rId21" Type="http://schemas.openxmlformats.org/officeDocument/2006/relationships/image" Target="media/image12.gif"/><Relationship Id="rId22" Type="http://schemas.openxmlformats.org/officeDocument/2006/relationships/image" Target="media/image13.gif"/><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E2CD63-603E-3C45-A6C8-6700F4169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58</Pages>
  <Words>5028</Words>
  <Characters>28665</Characters>
  <Application>Microsoft Macintosh Word</Application>
  <DocSecurity>0</DocSecurity>
  <Lines>238</Lines>
  <Paragraphs>67</Paragraphs>
  <ScaleCrop>false</ScaleCrop>
  <Company>china</Company>
  <LinksUpToDate>false</LinksUpToDate>
  <CharactersWithSpaces>33626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wenshui guo</cp:lastModifiedBy>
  <cp:revision>95</cp:revision>
  <dcterms:created xsi:type="dcterms:W3CDTF">2015-05-15T03:01:00Z</dcterms:created>
  <dcterms:modified xsi:type="dcterms:W3CDTF">2015-06-08T13:23:00Z</dcterms:modified>
</cp:coreProperties>
</file>